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A67D1" w14:textId="77777777" w:rsidR="008576E2" w:rsidRPr="00844864" w:rsidRDefault="008576E2" w:rsidP="008576E2">
      <w:pPr>
        <w:pStyle w:val="Title"/>
        <w:rPr>
          <w:lang w:val="en-US"/>
        </w:rPr>
      </w:pPr>
      <w:proofErr w:type="spellStart"/>
      <w:r w:rsidRPr="00844864">
        <w:rPr>
          <w:lang w:val="en-US"/>
        </w:rPr>
        <w:t>Infovis</w:t>
      </w:r>
      <w:proofErr w:type="spellEnd"/>
      <w:r w:rsidRPr="00844864">
        <w:rPr>
          <w:lang w:val="en-US"/>
        </w:rPr>
        <w:t xml:space="preserve"> group 2: Global Wind Power Tracker</w:t>
      </w:r>
    </w:p>
    <w:p w14:paraId="4D0D9617" w14:textId="77777777" w:rsidR="00116A50" w:rsidRPr="00844864" w:rsidRDefault="00116A50" w:rsidP="00DE7188">
      <w:pPr>
        <w:rPr>
          <w:lang w:val="en-US"/>
        </w:rPr>
      </w:pPr>
    </w:p>
    <w:sdt>
      <w:sdtPr>
        <w:rPr>
          <w:rFonts w:asciiTheme="minorHAnsi" w:eastAsiaTheme="minorHAnsi" w:hAnsiTheme="minorHAnsi" w:cstheme="minorBidi"/>
          <w:color w:val="auto"/>
          <w:sz w:val="22"/>
          <w:szCs w:val="22"/>
          <w:lang w:val="nl-BE"/>
        </w:rPr>
        <w:id w:val="1564217040"/>
        <w:docPartObj>
          <w:docPartGallery w:val="Table of Contents"/>
          <w:docPartUnique/>
        </w:docPartObj>
      </w:sdtPr>
      <w:sdtEndPr>
        <w:rPr>
          <w:b/>
          <w:bCs/>
          <w:noProof/>
        </w:rPr>
      </w:sdtEndPr>
      <w:sdtContent>
        <w:p w14:paraId="1D43D00B" w14:textId="77777777" w:rsidR="00116A50" w:rsidRDefault="00116A50">
          <w:pPr>
            <w:pStyle w:val="TOCHeading"/>
          </w:pPr>
          <w:r>
            <w:t>Contents</w:t>
          </w:r>
        </w:p>
        <w:p w14:paraId="77632CDF" w14:textId="324304F7" w:rsidR="00844864" w:rsidRDefault="00116A50">
          <w:pPr>
            <w:pStyle w:val="TOC1"/>
            <w:tabs>
              <w:tab w:val="left" w:pos="480"/>
              <w:tab w:val="right" w:leader="dot" w:pos="9016"/>
            </w:tabs>
            <w:rPr>
              <w:rFonts w:eastAsiaTheme="minorEastAsia"/>
              <w:noProof/>
              <w:kern w:val="2"/>
              <w:sz w:val="24"/>
              <w:szCs w:val="24"/>
              <w:lang w:eastAsia="nl-BE"/>
              <w14:ligatures w14:val="standardContextual"/>
            </w:rPr>
          </w:pPr>
          <w:r>
            <w:fldChar w:fldCharType="begin"/>
          </w:r>
          <w:r>
            <w:instrText xml:space="preserve"> TOC \o "1-1" \h \z \u </w:instrText>
          </w:r>
          <w:r>
            <w:fldChar w:fldCharType="separate"/>
          </w:r>
          <w:hyperlink w:anchor="_Toc167402507" w:history="1">
            <w:r w:rsidR="00844864" w:rsidRPr="00E833DB">
              <w:rPr>
                <w:rStyle w:val="Hyperlink"/>
                <w:noProof/>
              </w:rPr>
              <w:t>1</w:t>
            </w:r>
            <w:r w:rsidR="00844864">
              <w:rPr>
                <w:rFonts w:eastAsiaTheme="minorEastAsia"/>
                <w:noProof/>
                <w:kern w:val="2"/>
                <w:sz w:val="24"/>
                <w:szCs w:val="24"/>
                <w:lang w:eastAsia="nl-BE"/>
                <w14:ligatures w14:val="standardContextual"/>
              </w:rPr>
              <w:tab/>
            </w:r>
            <w:r w:rsidR="00844864" w:rsidRPr="00E833DB">
              <w:rPr>
                <w:rStyle w:val="Hyperlink"/>
                <w:noProof/>
              </w:rPr>
              <w:t>Introduction</w:t>
            </w:r>
            <w:r w:rsidR="00844864">
              <w:rPr>
                <w:noProof/>
                <w:webHidden/>
              </w:rPr>
              <w:tab/>
            </w:r>
            <w:r w:rsidR="00844864">
              <w:rPr>
                <w:noProof/>
                <w:webHidden/>
              </w:rPr>
              <w:fldChar w:fldCharType="begin"/>
            </w:r>
            <w:r w:rsidR="00844864">
              <w:rPr>
                <w:noProof/>
                <w:webHidden/>
              </w:rPr>
              <w:instrText xml:space="preserve"> PAGEREF _Toc167402507 \h </w:instrText>
            </w:r>
            <w:r w:rsidR="00844864">
              <w:rPr>
                <w:noProof/>
                <w:webHidden/>
              </w:rPr>
            </w:r>
            <w:r w:rsidR="00844864">
              <w:rPr>
                <w:noProof/>
                <w:webHidden/>
              </w:rPr>
              <w:fldChar w:fldCharType="separate"/>
            </w:r>
            <w:r w:rsidR="00844864">
              <w:rPr>
                <w:noProof/>
                <w:webHidden/>
              </w:rPr>
              <w:t>1</w:t>
            </w:r>
            <w:r w:rsidR="00844864">
              <w:rPr>
                <w:noProof/>
                <w:webHidden/>
              </w:rPr>
              <w:fldChar w:fldCharType="end"/>
            </w:r>
          </w:hyperlink>
        </w:p>
        <w:p w14:paraId="32BD6BF0" w14:textId="5B3687CF" w:rsidR="00844864" w:rsidRDefault="00000000">
          <w:pPr>
            <w:pStyle w:val="TOC1"/>
            <w:tabs>
              <w:tab w:val="left" w:pos="480"/>
              <w:tab w:val="right" w:leader="dot" w:pos="9016"/>
            </w:tabs>
            <w:rPr>
              <w:rFonts w:eastAsiaTheme="minorEastAsia"/>
              <w:noProof/>
              <w:kern w:val="2"/>
              <w:sz w:val="24"/>
              <w:szCs w:val="24"/>
              <w:lang w:eastAsia="nl-BE"/>
              <w14:ligatures w14:val="standardContextual"/>
            </w:rPr>
          </w:pPr>
          <w:hyperlink w:anchor="_Toc167402508" w:history="1">
            <w:r w:rsidR="00844864" w:rsidRPr="00E833DB">
              <w:rPr>
                <w:rStyle w:val="Hyperlink"/>
                <w:noProof/>
              </w:rPr>
              <w:t>2</w:t>
            </w:r>
            <w:r w:rsidR="00844864">
              <w:rPr>
                <w:rFonts w:eastAsiaTheme="minorEastAsia"/>
                <w:noProof/>
                <w:kern w:val="2"/>
                <w:sz w:val="24"/>
                <w:szCs w:val="24"/>
                <w:lang w:eastAsia="nl-BE"/>
                <w14:ligatures w14:val="standardContextual"/>
              </w:rPr>
              <w:tab/>
            </w:r>
            <w:r w:rsidR="00844864" w:rsidRPr="00E833DB">
              <w:rPr>
                <w:rStyle w:val="Hyperlink"/>
                <w:noProof/>
              </w:rPr>
              <w:t>Data preprocessing</w:t>
            </w:r>
            <w:r w:rsidR="00844864">
              <w:rPr>
                <w:noProof/>
                <w:webHidden/>
              </w:rPr>
              <w:tab/>
            </w:r>
            <w:r w:rsidR="00844864">
              <w:rPr>
                <w:noProof/>
                <w:webHidden/>
              </w:rPr>
              <w:fldChar w:fldCharType="begin"/>
            </w:r>
            <w:r w:rsidR="00844864">
              <w:rPr>
                <w:noProof/>
                <w:webHidden/>
              </w:rPr>
              <w:instrText xml:space="preserve"> PAGEREF _Toc167402508 \h </w:instrText>
            </w:r>
            <w:r w:rsidR="00844864">
              <w:rPr>
                <w:noProof/>
                <w:webHidden/>
              </w:rPr>
            </w:r>
            <w:r w:rsidR="00844864">
              <w:rPr>
                <w:noProof/>
                <w:webHidden/>
              </w:rPr>
              <w:fldChar w:fldCharType="separate"/>
            </w:r>
            <w:r w:rsidR="00844864">
              <w:rPr>
                <w:noProof/>
                <w:webHidden/>
              </w:rPr>
              <w:t>2</w:t>
            </w:r>
            <w:r w:rsidR="00844864">
              <w:rPr>
                <w:noProof/>
                <w:webHidden/>
              </w:rPr>
              <w:fldChar w:fldCharType="end"/>
            </w:r>
          </w:hyperlink>
        </w:p>
        <w:p w14:paraId="27E292A8" w14:textId="7936A63D" w:rsidR="00844864" w:rsidRDefault="00000000">
          <w:pPr>
            <w:pStyle w:val="TOC1"/>
            <w:tabs>
              <w:tab w:val="left" w:pos="480"/>
              <w:tab w:val="right" w:leader="dot" w:pos="9016"/>
            </w:tabs>
            <w:rPr>
              <w:rFonts w:eastAsiaTheme="minorEastAsia"/>
              <w:noProof/>
              <w:kern w:val="2"/>
              <w:sz w:val="24"/>
              <w:szCs w:val="24"/>
              <w:lang w:eastAsia="nl-BE"/>
              <w14:ligatures w14:val="standardContextual"/>
            </w:rPr>
          </w:pPr>
          <w:hyperlink w:anchor="_Toc167402509" w:history="1">
            <w:r w:rsidR="00844864" w:rsidRPr="00E833DB">
              <w:rPr>
                <w:rStyle w:val="Hyperlink"/>
                <w:noProof/>
              </w:rPr>
              <w:t>3</w:t>
            </w:r>
            <w:r w:rsidR="00844864">
              <w:rPr>
                <w:rFonts w:eastAsiaTheme="minorEastAsia"/>
                <w:noProof/>
                <w:kern w:val="2"/>
                <w:sz w:val="24"/>
                <w:szCs w:val="24"/>
                <w:lang w:eastAsia="nl-BE"/>
                <w14:ligatures w14:val="standardContextual"/>
              </w:rPr>
              <w:tab/>
            </w:r>
            <w:r w:rsidR="00844864" w:rsidRPr="00E833DB">
              <w:rPr>
                <w:rStyle w:val="Hyperlink"/>
                <w:noProof/>
              </w:rPr>
              <w:t>Validation</w:t>
            </w:r>
            <w:r w:rsidR="00844864">
              <w:rPr>
                <w:noProof/>
                <w:webHidden/>
              </w:rPr>
              <w:tab/>
            </w:r>
            <w:r w:rsidR="00844864">
              <w:rPr>
                <w:noProof/>
                <w:webHidden/>
              </w:rPr>
              <w:fldChar w:fldCharType="begin"/>
            </w:r>
            <w:r w:rsidR="00844864">
              <w:rPr>
                <w:noProof/>
                <w:webHidden/>
              </w:rPr>
              <w:instrText xml:space="preserve"> PAGEREF _Toc167402509 \h </w:instrText>
            </w:r>
            <w:r w:rsidR="00844864">
              <w:rPr>
                <w:noProof/>
                <w:webHidden/>
              </w:rPr>
            </w:r>
            <w:r w:rsidR="00844864">
              <w:rPr>
                <w:noProof/>
                <w:webHidden/>
              </w:rPr>
              <w:fldChar w:fldCharType="separate"/>
            </w:r>
            <w:r w:rsidR="00844864">
              <w:rPr>
                <w:noProof/>
                <w:webHidden/>
              </w:rPr>
              <w:t>4</w:t>
            </w:r>
            <w:r w:rsidR="00844864">
              <w:rPr>
                <w:noProof/>
                <w:webHidden/>
              </w:rPr>
              <w:fldChar w:fldCharType="end"/>
            </w:r>
          </w:hyperlink>
        </w:p>
        <w:p w14:paraId="3A2100E9" w14:textId="50F78F4C" w:rsidR="00844864" w:rsidRDefault="00000000">
          <w:pPr>
            <w:pStyle w:val="TOC1"/>
            <w:tabs>
              <w:tab w:val="left" w:pos="480"/>
              <w:tab w:val="right" w:leader="dot" w:pos="9016"/>
            </w:tabs>
            <w:rPr>
              <w:rFonts w:eastAsiaTheme="minorEastAsia"/>
              <w:noProof/>
              <w:kern w:val="2"/>
              <w:sz w:val="24"/>
              <w:szCs w:val="24"/>
              <w:lang w:eastAsia="nl-BE"/>
              <w14:ligatures w14:val="standardContextual"/>
            </w:rPr>
          </w:pPr>
          <w:hyperlink w:anchor="_Toc167402510" w:history="1">
            <w:r w:rsidR="00844864" w:rsidRPr="00E833DB">
              <w:rPr>
                <w:rStyle w:val="Hyperlink"/>
                <w:noProof/>
              </w:rPr>
              <w:t>4</w:t>
            </w:r>
            <w:r w:rsidR="00844864">
              <w:rPr>
                <w:rFonts w:eastAsiaTheme="minorEastAsia"/>
                <w:noProof/>
                <w:kern w:val="2"/>
                <w:sz w:val="24"/>
                <w:szCs w:val="24"/>
                <w:lang w:eastAsia="nl-BE"/>
                <w14:ligatures w14:val="standardContextual"/>
              </w:rPr>
              <w:tab/>
            </w:r>
            <w:r w:rsidR="00844864" w:rsidRPr="00E833DB">
              <w:rPr>
                <w:rStyle w:val="Hyperlink"/>
                <w:noProof/>
              </w:rPr>
              <w:t>Product</w:t>
            </w:r>
            <w:r w:rsidR="00844864">
              <w:rPr>
                <w:noProof/>
                <w:webHidden/>
              </w:rPr>
              <w:tab/>
            </w:r>
            <w:r w:rsidR="00844864">
              <w:rPr>
                <w:noProof/>
                <w:webHidden/>
              </w:rPr>
              <w:fldChar w:fldCharType="begin"/>
            </w:r>
            <w:r w:rsidR="00844864">
              <w:rPr>
                <w:noProof/>
                <w:webHidden/>
              </w:rPr>
              <w:instrText xml:space="preserve"> PAGEREF _Toc167402510 \h </w:instrText>
            </w:r>
            <w:r w:rsidR="00844864">
              <w:rPr>
                <w:noProof/>
                <w:webHidden/>
              </w:rPr>
            </w:r>
            <w:r w:rsidR="00844864">
              <w:rPr>
                <w:noProof/>
                <w:webHidden/>
              </w:rPr>
              <w:fldChar w:fldCharType="separate"/>
            </w:r>
            <w:r w:rsidR="00844864">
              <w:rPr>
                <w:noProof/>
                <w:webHidden/>
              </w:rPr>
              <w:t>4</w:t>
            </w:r>
            <w:r w:rsidR="00844864">
              <w:rPr>
                <w:noProof/>
                <w:webHidden/>
              </w:rPr>
              <w:fldChar w:fldCharType="end"/>
            </w:r>
          </w:hyperlink>
        </w:p>
        <w:p w14:paraId="1F2CC83B" w14:textId="2D9609CB" w:rsidR="00844864" w:rsidRDefault="00000000">
          <w:pPr>
            <w:pStyle w:val="TOC1"/>
            <w:tabs>
              <w:tab w:val="left" w:pos="480"/>
              <w:tab w:val="right" w:leader="dot" w:pos="9016"/>
            </w:tabs>
            <w:rPr>
              <w:rFonts w:eastAsiaTheme="minorEastAsia"/>
              <w:noProof/>
              <w:kern w:val="2"/>
              <w:sz w:val="24"/>
              <w:szCs w:val="24"/>
              <w:lang w:eastAsia="nl-BE"/>
              <w14:ligatures w14:val="standardContextual"/>
            </w:rPr>
          </w:pPr>
          <w:hyperlink w:anchor="_Toc167402511" w:history="1">
            <w:r w:rsidR="00844864" w:rsidRPr="00E833DB">
              <w:rPr>
                <w:rStyle w:val="Hyperlink"/>
                <w:noProof/>
              </w:rPr>
              <w:t>5</w:t>
            </w:r>
            <w:r w:rsidR="00844864">
              <w:rPr>
                <w:rFonts w:eastAsiaTheme="minorEastAsia"/>
                <w:noProof/>
                <w:kern w:val="2"/>
                <w:sz w:val="24"/>
                <w:szCs w:val="24"/>
                <w:lang w:eastAsia="nl-BE"/>
                <w14:ligatures w14:val="standardContextual"/>
              </w:rPr>
              <w:tab/>
            </w:r>
            <w:r w:rsidR="00844864" w:rsidRPr="00E833DB">
              <w:rPr>
                <w:rStyle w:val="Hyperlink"/>
                <w:noProof/>
              </w:rPr>
              <w:t xml:space="preserve">Evaluation </w:t>
            </w:r>
            <w:r w:rsidR="00844864" w:rsidRPr="00E833DB">
              <w:rPr>
                <w:rStyle w:val="Hyperlink"/>
                <w:noProof/>
                <w:highlight w:val="yellow"/>
              </w:rPr>
              <w:t>(MISHKAT)</w:t>
            </w:r>
            <w:r w:rsidR="00844864">
              <w:rPr>
                <w:noProof/>
                <w:webHidden/>
              </w:rPr>
              <w:tab/>
            </w:r>
            <w:r w:rsidR="00844864">
              <w:rPr>
                <w:noProof/>
                <w:webHidden/>
              </w:rPr>
              <w:fldChar w:fldCharType="begin"/>
            </w:r>
            <w:r w:rsidR="00844864">
              <w:rPr>
                <w:noProof/>
                <w:webHidden/>
              </w:rPr>
              <w:instrText xml:space="preserve"> PAGEREF _Toc167402511 \h </w:instrText>
            </w:r>
            <w:r w:rsidR="00844864">
              <w:rPr>
                <w:noProof/>
                <w:webHidden/>
              </w:rPr>
            </w:r>
            <w:r w:rsidR="00844864">
              <w:rPr>
                <w:noProof/>
                <w:webHidden/>
              </w:rPr>
              <w:fldChar w:fldCharType="separate"/>
            </w:r>
            <w:r w:rsidR="00844864">
              <w:rPr>
                <w:noProof/>
                <w:webHidden/>
              </w:rPr>
              <w:t>10</w:t>
            </w:r>
            <w:r w:rsidR="00844864">
              <w:rPr>
                <w:noProof/>
                <w:webHidden/>
              </w:rPr>
              <w:fldChar w:fldCharType="end"/>
            </w:r>
          </w:hyperlink>
        </w:p>
        <w:p w14:paraId="140A5441" w14:textId="5E6EB7CD" w:rsidR="00844864" w:rsidRDefault="00000000">
          <w:pPr>
            <w:pStyle w:val="TOC1"/>
            <w:tabs>
              <w:tab w:val="left" w:pos="480"/>
              <w:tab w:val="right" w:leader="dot" w:pos="9016"/>
            </w:tabs>
            <w:rPr>
              <w:rFonts w:eastAsiaTheme="minorEastAsia"/>
              <w:noProof/>
              <w:kern w:val="2"/>
              <w:sz w:val="24"/>
              <w:szCs w:val="24"/>
              <w:lang w:eastAsia="nl-BE"/>
              <w14:ligatures w14:val="standardContextual"/>
            </w:rPr>
          </w:pPr>
          <w:hyperlink w:anchor="_Toc167402512" w:history="1">
            <w:r w:rsidR="00844864" w:rsidRPr="00E833DB">
              <w:rPr>
                <w:rStyle w:val="Hyperlink"/>
                <w:noProof/>
              </w:rPr>
              <w:t>6</w:t>
            </w:r>
            <w:r w:rsidR="00844864">
              <w:rPr>
                <w:rFonts w:eastAsiaTheme="minorEastAsia"/>
                <w:noProof/>
                <w:kern w:val="2"/>
                <w:sz w:val="24"/>
                <w:szCs w:val="24"/>
                <w:lang w:eastAsia="nl-BE"/>
                <w14:ligatures w14:val="standardContextual"/>
              </w:rPr>
              <w:tab/>
            </w:r>
            <w:r w:rsidR="00844864" w:rsidRPr="00E833DB">
              <w:rPr>
                <w:rStyle w:val="Hyperlink"/>
                <w:noProof/>
              </w:rPr>
              <w:t>Team organization</w:t>
            </w:r>
            <w:r w:rsidR="00844864">
              <w:rPr>
                <w:noProof/>
                <w:webHidden/>
              </w:rPr>
              <w:tab/>
            </w:r>
            <w:r w:rsidR="00844864">
              <w:rPr>
                <w:noProof/>
                <w:webHidden/>
              </w:rPr>
              <w:fldChar w:fldCharType="begin"/>
            </w:r>
            <w:r w:rsidR="00844864">
              <w:rPr>
                <w:noProof/>
                <w:webHidden/>
              </w:rPr>
              <w:instrText xml:space="preserve"> PAGEREF _Toc167402512 \h </w:instrText>
            </w:r>
            <w:r w:rsidR="00844864">
              <w:rPr>
                <w:noProof/>
                <w:webHidden/>
              </w:rPr>
            </w:r>
            <w:r w:rsidR="00844864">
              <w:rPr>
                <w:noProof/>
                <w:webHidden/>
              </w:rPr>
              <w:fldChar w:fldCharType="separate"/>
            </w:r>
            <w:r w:rsidR="00844864">
              <w:rPr>
                <w:noProof/>
                <w:webHidden/>
              </w:rPr>
              <w:t>10</w:t>
            </w:r>
            <w:r w:rsidR="00844864">
              <w:rPr>
                <w:noProof/>
                <w:webHidden/>
              </w:rPr>
              <w:fldChar w:fldCharType="end"/>
            </w:r>
          </w:hyperlink>
        </w:p>
        <w:p w14:paraId="6B4F0CC4" w14:textId="72B67CDD" w:rsidR="00844864" w:rsidRDefault="00000000">
          <w:pPr>
            <w:pStyle w:val="TOC1"/>
            <w:tabs>
              <w:tab w:val="left" w:pos="480"/>
              <w:tab w:val="right" w:leader="dot" w:pos="9016"/>
            </w:tabs>
            <w:rPr>
              <w:rFonts w:eastAsiaTheme="minorEastAsia"/>
              <w:noProof/>
              <w:kern w:val="2"/>
              <w:sz w:val="24"/>
              <w:szCs w:val="24"/>
              <w:lang w:eastAsia="nl-BE"/>
              <w14:ligatures w14:val="standardContextual"/>
            </w:rPr>
          </w:pPr>
          <w:hyperlink w:anchor="_Toc167402513" w:history="1">
            <w:r w:rsidR="00844864" w:rsidRPr="00E833DB">
              <w:rPr>
                <w:rStyle w:val="Hyperlink"/>
                <w:noProof/>
              </w:rPr>
              <w:t>7</w:t>
            </w:r>
            <w:r w:rsidR="00844864">
              <w:rPr>
                <w:rFonts w:eastAsiaTheme="minorEastAsia"/>
                <w:noProof/>
                <w:kern w:val="2"/>
                <w:sz w:val="24"/>
                <w:szCs w:val="24"/>
                <w:lang w:eastAsia="nl-BE"/>
                <w14:ligatures w14:val="standardContextual"/>
              </w:rPr>
              <w:tab/>
            </w:r>
            <w:r w:rsidR="00844864" w:rsidRPr="00E833DB">
              <w:rPr>
                <w:rStyle w:val="Hyperlink"/>
                <w:noProof/>
              </w:rPr>
              <w:t>Authors</w:t>
            </w:r>
            <w:r w:rsidR="00844864">
              <w:rPr>
                <w:noProof/>
                <w:webHidden/>
              </w:rPr>
              <w:tab/>
            </w:r>
            <w:r w:rsidR="00844864">
              <w:rPr>
                <w:noProof/>
                <w:webHidden/>
              </w:rPr>
              <w:fldChar w:fldCharType="begin"/>
            </w:r>
            <w:r w:rsidR="00844864">
              <w:rPr>
                <w:noProof/>
                <w:webHidden/>
              </w:rPr>
              <w:instrText xml:space="preserve"> PAGEREF _Toc167402513 \h </w:instrText>
            </w:r>
            <w:r w:rsidR="00844864">
              <w:rPr>
                <w:noProof/>
                <w:webHidden/>
              </w:rPr>
            </w:r>
            <w:r w:rsidR="00844864">
              <w:rPr>
                <w:noProof/>
                <w:webHidden/>
              </w:rPr>
              <w:fldChar w:fldCharType="separate"/>
            </w:r>
            <w:r w:rsidR="00844864">
              <w:rPr>
                <w:noProof/>
                <w:webHidden/>
              </w:rPr>
              <w:t>11</w:t>
            </w:r>
            <w:r w:rsidR="00844864">
              <w:rPr>
                <w:noProof/>
                <w:webHidden/>
              </w:rPr>
              <w:fldChar w:fldCharType="end"/>
            </w:r>
          </w:hyperlink>
        </w:p>
        <w:p w14:paraId="52A99C29" w14:textId="202481B1" w:rsidR="00844864" w:rsidRDefault="00000000">
          <w:pPr>
            <w:pStyle w:val="TOC1"/>
            <w:tabs>
              <w:tab w:val="right" w:leader="dot" w:pos="9016"/>
            </w:tabs>
            <w:rPr>
              <w:rFonts w:eastAsiaTheme="minorEastAsia"/>
              <w:noProof/>
              <w:kern w:val="2"/>
              <w:sz w:val="24"/>
              <w:szCs w:val="24"/>
              <w:lang w:eastAsia="nl-BE"/>
              <w14:ligatures w14:val="standardContextual"/>
            </w:rPr>
          </w:pPr>
          <w:hyperlink w:anchor="_Toc167402514" w:history="1">
            <w:r w:rsidR="00844864" w:rsidRPr="00E833DB">
              <w:rPr>
                <w:rStyle w:val="Hyperlink"/>
                <w:noProof/>
              </w:rPr>
              <w:t>Appendix A   Project plan</w:t>
            </w:r>
            <w:r w:rsidR="00844864">
              <w:rPr>
                <w:noProof/>
                <w:webHidden/>
              </w:rPr>
              <w:tab/>
            </w:r>
            <w:r w:rsidR="00844864">
              <w:rPr>
                <w:noProof/>
                <w:webHidden/>
              </w:rPr>
              <w:fldChar w:fldCharType="begin"/>
            </w:r>
            <w:r w:rsidR="00844864">
              <w:rPr>
                <w:noProof/>
                <w:webHidden/>
              </w:rPr>
              <w:instrText xml:space="preserve"> PAGEREF _Toc167402514 \h </w:instrText>
            </w:r>
            <w:r w:rsidR="00844864">
              <w:rPr>
                <w:noProof/>
                <w:webHidden/>
              </w:rPr>
            </w:r>
            <w:r w:rsidR="00844864">
              <w:rPr>
                <w:noProof/>
                <w:webHidden/>
              </w:rPr>
              <w:fldChar w:fldCharType="separate"/>
            </w:r>
            <w:r w:rsidR="00844864">
              <w:rPr>
                <w:noProof/>
                <w:webHidden/>
              </w:rPr>
              <w:t>12</w:t>
            </w:r>
            <w:r w:rsidR="00844864">
              <w:rPr>
                <w:noProof/>
                <w:webHidden/>
              </w:rPr>
              <w:fldChar w:fldCharType="end"/>
            </w:r>
          </w:hyperlink>
        </w:p>
        <w:p w14:paraId="4FD8AC88" w14:textId="5533CC27" w:rsidR="00844864" w:rsidRDefault="00000000">
          <w:pPr>
            <w:pStyle w:val="TOC1"/>
            <w:tabs>
              <w:tab w:val="right" w:leader="dot" w:pos="9016"/>
            </w:tabs>
            <w:rPr>
              <w:rFonts w:eastAsiaTheme="minorEastAsia"/>
              <w:noProof/>
              <w:kern w:val="2"/>
              <w:sz w:val="24"/>
              <w:szCs w:val="24"/>
              <w:lang w:eastAsia="nl-BE"/>
              <w14:ligatures w14:val="standardContextual"/>
            </w:rPr>
          </w:pPr>
          <w:hyperlink w:anchor="_Toc167402515" w:history="1">
            <w:r w:rsidR="00844864" w:rsidRPr="00E833DB">
              <w:rPr>
                <w:rStyle w:val="Hyperlink"/>
                <w:noProof/>
                <w:lang w:val="en-US"/>
              </w:rPr>
              <w:t>Appendix B   Map visualization comparison table</w:t>
            </w:r>
            <w:r w:rsidR="00844864">
              <w:rPr>
                <w:noProof/>
                <w:webHidden/>
              </w:rPr>
              <w:tab/>
            </w:r>
            <w:r w:rsidR="00844864">
              <w:rPr>
                <w:noProof/>
                <w:webHidden/>
              </w:rPr>
              <w:fldChar w:fldCharType="begin"/>
            </w:r>
            <w:r w:rsidR="00844864">
              <w:rPr>
                <w:noProof/>
                <w:webHidden/>
              </w:rPr>
              <w:instrText xml:space="preserve"> PAGEREF _Toc167402515 \h </w:instrText>
            </w:r>
            <w:r w:rsidR="00844864">
              <w:rPr>
                <w:noProof/>
                <w:webHidden/>
              </w:rPr>
            </w:r>
            <w:r w:rsidR="00844864">
              <w:rPr>
                <w:noProof/>
                <w:webHidden/>
              </w:rPr>
              <w:fldChar w:fldCharType="separate"/>
            </w:r>
            <w:r w:rsidR="00844864">
              <w:rPr>
                <w:noProof/>
                <w:webHidden/>
              </w:rPr>
              <w:t>13</w:t>
            </w:r>
            <w:r w:rsidR="00844864">
              <w:rPr>
                <w:noProof/>
                <w:webHidden/>
              </w:rPr>
              <w:fldChar w:fldCharType="end"/>
            </w:r>
          </w:hyperlink>
        </w:p>
        <w:p w14:paraId="465FBCDD" w14:textId="03EDE38E" w:rsidR="00844864" w:rsidRDefault="00000000">
          <w:pPr>
            <w:pStyle w:val="TOC1"/>
            <w:tabs>
              <w:tab w:val="right" w:leader="dot" w:pos="9016"/>
            </w:tabs>
            <w:rPr>
              <w:rFonts w:eastAsiaTheme="minorEastAsia"/>
              <w:noProof/>
              <w:kern w:val="2"/>
              <w:sz w:val="24"/>
              <w:szCs w:val="24"/>
              <w:lang w:eastAsia="nl-BE"/>
              <w14:ligatures w14:val="standardContextual"/>
            </w:rPr>
          </w:pPr>
          <w:hyperlink w:anchor="_Toc167402516" w:history="1">
            <w:r w:rsidR="00844864" w:rsidRPr="00E833DB">
              <w:rPr>
                <w:rStyle w:val="Hyperlink"/>
                <w:noProof/>
                <w:lang w:val="en-US"/>
              </w:rPr>
              <w:t>Appendix C   How to deploy?</w:t>
            </w:r>
            <w:r w:rsidR="00844864">
              <w:rPr>
                <w:noProof/>
                <w:webHidden/>
              </w:rPr>
              <w:tab/>
            </w:r>
            <w:r w:rsidR="00844864">
              <w:rPr>
                <w:noProof/>
                <w:webHidden/>
              </w:rPr>
              <w:fldChar w:fldCharType="begin"/>
            </w:r>
            <w:r w:rsidR="00844864">
              <w:rPr>
                <w:noProof/>
                <w:webHidden/>
              </w:rPr>
              <w:instrText xml:space="preserve"> PAGEREF _Toc167402516 \h </w:instrText>
            </w:r>
            <w:r w:rsidR="00844864">
              <w:rPr>
                <w:noProof/>
                <w:webHidden/>
              </w:rPr>
            </w:r>
            <w:r w:rsidR="00844864">
              <w:rPr>
                <w:noProof/>
                <w:webHidden/>
              </w:rPr>
              <w:fldChar w:fldCharType="separate"/>
            </w:r>
            <w:r w:rsidR="00844864">
              <w:rPr>
                <w:noProof/>
                <w:webHidden/>
              </w:rPr>
              <w:t>14</w:t>
            </w:r>
            <w:r w:rsidR="00844864">
              <w:rPr>
                <w:noProof/>
                <w:webHidden/>
              </w:rPr>
              <w:fldChar w:fldCharType="end"/>
            </w:r>
          </w:hyperlink>
        </w:p>
        <w:p w14:paraId="61DD53DB" w14:textId="299827F0" w:rsidR="00844864" w:rsidRDefault="00000000">
          <w:pPr>
            <w:pStyle w:val="TOC1"/>
            <w:tabs>
              <w:tab w:val="right" w:leader="dot" w:pos="9016"/>
            </w:tabs>
            <w:rPr>
              <w:rFonts w:eastAsiaTheme="minorEastAsia"/>
              <w:noProof/>
              <w:kern w:val="2"/>
              <w:sz w:val="24"/>
              <w:szCs w:val="24"/>
              <w:lang w:eastAsia="nl-BE"/>
              <w14:ligatures w14:val="standardContextual"/>
            </w:rPr>
          </w:pPr>
          <w:hyperlink w:anchor="_Toc167402517" w:history="1">
            <w:r w:rsidR="00844864" w:rsidRPr="00E833DB">
              <w:rPr>
                <w:rStyle w:val="Hyperlink"/>
                <w:noProof/>
              </w:rPr>
              <w:t>Appendix D   Repository structure</w:t>
            </w:r>
            <w:r w:rsidR="00844864">
              <w:rPr>
                <w:noProof/>
                <w:webHidden/>
              </w:rPr>
              <w:tab/>
            </w:r>
            <w:r w:rsidR="00844864">
              <w:rPr>
                <w:noProof/>
                <w:webHidden/>
              </w:rPr>
              <w:fldChar w:fldCharType="begin"/>
            </w:r>
            <w:r w:rsidR="00844864">
              <w:rPr>
                <w:noProof/>
                <w:webHidden/>
              </w:rPr>
              <w:instrText xml:space="preserve"> PAGEREF _Toc167402517 \h </w:instrText>
            </w:r>
            <w:r w:rsidR="00844864">
              <w:rPr>
                <w:noProof/>
                <w:webHidden/>
              </w:rPr>
            </w:r>
            <w:r w:rsidR="00844864">
              <w:rPr>
                <w:noProof/>
                <w:webHidden/>
              </w:rPr>
              <w:fldChar w:fldCharType="separate"/>
            </w:r>
            <w:r w:rsidR="00844864">
              <w:rPr>
                <w:noProof/>
                <w:webHidden/>
              </w:rPr>
              <w:t>15</w:t>
            </w:r>
            <w:r w:rsidR="00844864">
              <w:rPr>
                <w:noProof/>
                <w:webHidden/>
              </w:rPr>
              <w:fldChar w:fldCharType="end"/>
            </w:r>
          </w:hyperlink>
        </w:p>
        <w:p w14:paraId="409C08CB" w14:textId="02E6F624" w:rsidR="00116A50" w:rsidRDefault="00116A50">
          <w:r>
            <w:fldChar w:fldCharType="end"/>
          </w:r>
        </w:p>
      </w:sdtContent>
    </w:sdt>
    <w:p w14:paraId="0BD8E4C0" w14:textId="77777777" w:rsidR="008576E2" w:rsidRPr="008576E2" w:rsidRDefault="008576E2" w:rsidP="008576E2">
      <w:pPr>
        <w:pStyle w:val="Heading1"/>
      </w:pPr>
      <w:bookmarkStart w:id="0" w:name="_Toc167044264"/>
      <w:bookmarkStart w:id="1" w:name="_Toc167402507"/>
      <w:r>
        <w:t>Introduction</w:t>
      </w:r>
      <w:bookmarkEnd w:id="0"/>
      <w:bookmarkEnd w:id="1"/>
    </w:p>
    <w:p w14:paraId="1ACC4775" w14:textId="77777777" w:rsidR="008576E2" w:rsidRDefault="008576E2" w:rsidP="008576E2">
      <w:pPr>
        <w:pStyle w:val="Heading2"/>
      </w:pPr>
      <w:bookmarkStart w:id="2" w:name="_Toc167044265"/>
      <w:r>
        <w:t>Dataset selection</w:t>
      </w:r>
      <w:bookmarkEnd w:id="2"/>
    </w:p>
    <w:p w14:paraId="5959EE1E" w14:textId="741515C2" w:rsidR="00E25466" w:rsidRDefault="008576E2" w:rsidP="00DE7188">
      <w:pPr>
        <w:rPr>
          <w:rFonts w:ascii="Calibri" w:hAnsi="Calibri" w:cs="Calibri"/>
          <w:lang w:val="en-US"/>
        </w:rPr>
      </w:pPr>
      <w:r w:rsidRPr="00DE7188">
        <w:rPr>
          <w:rFonts w:ascii="Calibri" w:hAnsi="Calibri" w:cs="Calibri"/>
          <w:lang w:val="en-US"/>
        </w:rPr>
        <w:t>The Global Wind Power Tracker (GWPT)</w:t>
      </w:r>
      <w:r w:rsidR="00615687" w:rsidRPr="00DE7188">
        <w:rPr>
          <w:rStyle w:val="FootnoteReference"/>
          <w:rFonts w:ascii="Calibri" w:hAnsi="Calibri" w:cs="Calibri"/>
          <w:lang w:val="en-US"/>
        </w:rPr>
        <w:footnoteReference w:id="1"/>
      </w:r>
      <w:r w:rsidRPr="00DE7188">
        <w:rPr>
          <w:rFonts w:ascii="Calibri" w:hAnsi="Calibri" w:cs="Calibri"/>
          <w:lang w:val="en-US"/>
        </w:rPr>
        <w:t xml:space="preserve"> is a worldwide dataset of utility-scale, on and offshore wind facilities. It includes wind farm phases with capacities of 10 megawatts (MW) or more. A wind project phase is generally defined as a group of one or more wind turbines that are installed under one permit, one power purchase agreement, and typically come online at the same time. The GWPT </w:t>
      </w:r>
      <w:r w:rsidR="00615687" w:rsidRPr="00DE7188">
        <w:rPr>
          <w:rFonts w:ascii="Calibri" w:hAnsi="Calibri" w:cs="Calibri"/>
          <w:lang w:val="en-US"/>
        </w:rPr>
        <w:t xml:space="preserve">dataset </w:t>
      </w:r>
      <w:r w:rsidRPr="00DE7188">
        <w:rPr>
          <w:rFonts w:ascii="Calibri" w:hAnsi="Calibri" w:cs="Calibri"/>
          <w:lang w:val="en-US"/>
        </w:rPr>
        <w:t>catalogs every wind farm phase at this capacity threshold of any status, including operating, announced, pre-construction, under construction, shelved, cancelled, mothballed, or retired.</w:t>
      </w:r>
      <w:r w:rsidR="001E0793" w:rsidRPr="00DE7188">
        <w:rPr>
          <w:rFonts w:ascii="Calibri" w:hAnsi="Calibri" w:cs="Calibri"/>
          <w:lang w:val="en-US"/>
        </w:rPr>
        <w:t xml:space="preserve"> The dataset itself is subdivided into </w:t>
      </w:r>
      <w:r w:rsidR="001E0793" w:rsidRPr="00844864">
        <w:rPr>
          <w:rFonts w:ascii="Calibri" w:hAnsi="Calibri" w:cs="Calibri"/>
          <w:lang w:val="en-US"/>
        </w:rPr>
        <w:t>a ‘large’ (</w:t>
      </w:r>
      <w:r w:rsidR="001E0793" w:rsidRPr="00DE7188">
        <w:rPr>
          <w:rFonts w:ascii="Calibri" w:hAnsi="Calibri" w:cs="Calibri"/>
          <w:lang w:val="en-US"/>
        </w:rPr>
        <w:t>wind farms larger than 10MW</w:t>
      </w:r>
      <w:r w:rsidR="001E0793" w:rsidRPr="00844864">
        <w:rPr>
          <w:rFonts w:ascii="Calibri" w:hAnsi="Calibri" w:cs="Calibri"/>
          <w:lang w:val="en-US"/>
        </w:rPr>
        <w:t>)</w:t>
      </w:r>
      <w:r w:rsidR="001E0793" w:rsidRPr="00DE7188">
        <w:rPr>
          <w:rFonts w:ascii="Calibri" w:hAnsi="Calibri" w:cs="Calibri"/>
          <w:lang w:val="en-US"/>
        </w:rPr>
        <w:t xml:space="preserve"> </w:t>
      </w:r>
      <w:r w:rsidR="001E0793" w:rsidRPr="001E0793">
        <w:rPr>
          <w:rFonts w:ascii="Calibri" w:hAnsi="Calibri" w:cs="Calibri"/>
          <w:lang w:val="en-US"/>
        </w:rPr>
        <w:t xml:space="preserve">and </w:t>
      </w:r>
      <w:r w:rsidR="001E0793" w:rsidRPr="00844864">
        <w:rPr>
          <w:rFonts w:ascii="Calibri" w:hAnsi="Calibri" w:cs="Calibri"/>
          <w:lang w:val="en-US"/>
        </w:rPr>
        <w:t>‘small’ (</w:t>
      </w:r>
      <w:r w:rsidR="001E0793" w:rsidRPr="001E0793">
        <w:rPr>
          <w:rFonts w:ascii="Calibri" w:hAnsi="Calibri" w:cs="Calibri"/>
          <w:lang w:val="en-US"/>
        </w:rPr>
        <w:t>wind</w:t>
      </w:r>
      <w:r w:rsidR="001E0793" w:rsidRPr="00DE7188">
        <w:rPr>
          <w:rFonts w:ascii="Calibri" w:hAnsi="Calibri" w:cs="Calibri"/>
          <w:lang w:val="en-US"/>
        </w:rPr>
        <w:t xml:space="preserve"> farms between 1 and 10MW</w:t>
      </w:r>
      <w:r w:rsidR="001E0793" w:rsidRPr="00844864">
        <w:rPr>
          <w:rFonts w:ascii="Calibri" w:hAnsi="Calibri" w:cs="Calibri"/>
          <w:lang w:val="en-US"/>
        </w:rPr>
        <w:t>) subset</w:t>
      </w:r>
      <w:r w:rsidR="001E0793" w:rsidRPr="00DE7188">
        <w:rPr>
          <w:rFonts w:ascii="Calibri" w:hAnsi="Calibri" w:cs="Calibri"/>
          <w:lang w:val="en-US"/>
        </w:rPr>
        <w:t xml:space="preserve">. </w:t>
      </w:r>
      <w:r w:rsidRPr="00DE7188">
        <w:rPr>
          <w:rFonts w:ascii="Calibri" w:hAnsi="Calibri" w:cs="Calibri"/>
          <w:lang w:val="en-US"/>
        </w:rPr>
        <w:t>The most recent release of this data was in December 2023.</w:t>
      </w:r>
    </w:p>
    <w:p w14:paraId="6A10E9A2" w14:textId="77777777" w:rsidR="00E25466" w:rsidRDefault="00E25466">
      <w:pPr>
        <w:pStyle w:val="Heading2"/>
      </w:pPr>
      <w:bookmarkStart w:id="3" w:name="_Toc167044266"/>
      <w:r>
        <w:t>Dataset license</w:t>
      </w:r>
      <w:bookmarkEnd w:id="3"/>
    </w:p>
    <w:p w14:paraId="25DFEBE8" w14:textId="77777777" w:rsidR="00E25466" w:rsidRPr="00DE7188" w:rsidRDefault="00E25466" w:rsidP="00E25466">
      <w:pPr>
        <w:pStyle w:val="NormalWeb"/>
        <w:spacing w:before="0" w:beforeAutospacing="0" w:after="0" w:afterAutospacing="0"/>
        <w:rPr>
          <w:rFonts w:ascii="Calibri" w:hAnsi="Calibri"/>
          <w:sz w:val="22"/>
          <w:szCs w:val="22"/>
          <w:lang w:val="en-US"/>
        </w:rPr>
      </w:pPr>
      <w:r w:rsidRPr="00DE7188">
        <w:rPr>
          <w:rFonts w:ascii="Calibri" w:hAnsi="Calibri"/>
          <w:sz w:val="22"/>
          <w:szCs w:val="22"/>
          <w:lang w:val="en-US"/>
        </w:rPr>
        <w:t>All Global Energy Monitor data are freely available under a</w:t>
      </w:r>
      <w:r w:rsidRPr="00E25466">
        <w:rPr>
          <w:rFonts w:ascii="Calibri" w:hAnsi="Calibri"/>
          <w:sz w:val="22"/>
          <w:szCs w:val="22"/>
          <w:lang w:val="en-US"/>
        </w:rPr>
        <w:t> </w:t>
      </w:r>
      <w:hyperlink r:id="rId8" w:history="1">
        <w:r w:rsidRPr="00E25466">
          <w:rPr>
            <w:rStyle w:val="Hyperlink"/>
            <w:rFonts w:ascii="Open Sans" w:hAnsi="Open Sans" w:cs="Open Sans"/>
            <w:sz w:val="20"/>
            <w:szCs w:val="20"/>
            <w:lang w:val="en-US"/>
          </w:rPr>
          <w:t>Creative Commons Attribution 4.0 International Public License</w:t>
        </w:r>
      </w:hyperlink>
      <w:r w:rsidRPr="00E25466">
        <w:rPr>
          <w:rFonts w:ascii="Calibri" w:hAnsi="Calibri"/>
          <w:sz w:val="22"/>
          <w:szCs w:val="22"/>
          <w:lang w:val="en-US"/>
        </w:rPr>
        <w:t> unless otherwise noted. Under this license, you are free to:</w:t>
      </w:r>
    </w:p>
    <w:p w14:paraId="1A69E705" w14:textId="77777777" w:rsidR="00E25466" w:rsidRPr="00DE7188" w:rsidRDefault="00E25466" w:rsidP="00DE7188">
      <w:pPr>
        <w:pStyle w:val="NormalWeb"/>
        <w:numPr>
          <w:ilvl w:val="0"/>
          <w:numId w:val="11"/>
        </w:numPr>
        <w:spacing w:before="0" w:beforeAutospacing="0" w:after="0" w:afterAutospacing="0"/>
        <w:rPr>
          <w:rFonts w:ascii="Calibri" w:hAnsi="Calibri"/>
          <w:sz w:val="22"/>
          <w:szCs w:val="22"/>
          <w:lang w:val="en-US"/>
        </w:rPr>
      </w:pPr>
      <w:r w:rsidRPr="00DE7188">
        <w:rPr>
          <w:rFonts w:ascii="Calibri" w:hAnsi="Calibri"/>
          <w:sz w:val="22"/>
          <w:szCs w:val="22"/>
          <w:lang w:val="en-US"/>
        </w:rPr>
        <w:t>Share</w:t>
      </w:r>
      <w:r w:rsidR="00D573CB" w:rsidRPr="00844864">
        <w:rPr>
          <w:rFonts w:ascii="Calibri" w:hAnsi="Calibri"/>
          <w:sz w:val="22"/>
          <w:szCs w:val="22"/>
          <w:lang w:val="en-US"/>
        </w:rPr>
        <w:t>:</w:t>
      </w:r>
      <w:r w:rsidRPr="00D573CB">
        <w:rPr>
          <w:rFonts w:ascii="Calibri" w:hAnsi="Calibri"/>
          <w:sz w:val="22"/>
          <w:szCs w:val="22"/>
          <w:lang w:val="en-US"/>
        </w:rPr>
        <w:t xml:space="preserve"> Copy and redistribute data in any medium or format</w:t>
      </w:r>
    </w:p>
    <w:p w14:paraId="6BD06615" w14:textId="77777777" w:rsidR="00E25466" w:rsidRPr="00DE7188" w:rsidRDefault="00E25466" w:rsidP="00DE7188">
      <w:pPr>
        <w:pStyle w:val="NormalWeb"/>
        <w:numPr>
          <w:ilvl w:val="0"/>
          <w:numId w:val="11"/>
        </w:numPr>
        <w:spacing w:before="0" w:beforeAutospacing="0" w:after="0" w:afterAutospacing="0"/>
        <w:rPr>
          <w:rFonts w:ascii="Calibri" w:hAnsi="Calibri"/>
          <w:sz w:val="22"/>
          <w:szCs w:val="22"/>
          <w:lang w:val="en-US"/>
        </w:rPr>
      </w:pPr>
      <w:r w:rsidRPr="00DE7188">
        <w:rPr>
          <w:rFonts w:ascii="Calibri" w:hAnsi="Calibri"/>
          <w:sz w:val="22"/>
          <w:szCs w:val="22"/>
          <w:lang w:val="en-US"/>
        </w:rPr>
        <w:t>Adapt</w:t>
      </w:r>
      <w:r w:rsidR="00D573CB" w:rsidRPr="00844864">
        <w:rPr>
          <w:rFonts w:ascii="Calibri" w:hAnsi="Calibri"/>
          <w:sz w:val="22"/>
          <w:szCs w:val="22"/>
          <w:lang w:val="en-US"/>
        </w:rPr>
        <w:t>:</w:t>
      </w:r>
      <w:r w:rsidRPr="00E25466">
        <w:rPr>
          <w:rFonts w:ascii="Calibri" w:hAnsi="Calibri"/>
          <w:sz w:val="22"/>
          <w:szCs w:val="22"/>
          <w:lang w:val="en-US"/>
        </w:rPr>
        <w:t xml:space="preserve"> remix, transform, and build upon the data for any purpose</w:t>
      </w:r>
    </w:p>
    <w:p w14:paraId="34E92778" w14:textId="77777777" w:rsidR="00E25466" w:rsidRPr="00DE7188" w:rsidRDefault="00E25466" w:rsidP="00E25466">
      <w:pPr>
        <w:pStyle w:val="NormalWeb"/>
        <w:spacing w:before="0" w:beforeAutospacing="0" w:after="0" w:afterAutospacing="0"/>
        <w:rPr>
          <w:rFonts w:ascii="Calibri" w:hAnsi="Calibri"/>
          <w:sz w:val="22"/>
          <w:szCs w:val="22"/>
          <w:lang w:val="en-US"/>
        </w:rPr>
      </w:pPr>
      <w:r w:rsidRPr="00DE7188">
        <w:rPr>
          <w:rFonts w:ascii="Calibri" w:hAnsi="Calibri"/>
          <w:sz w:val="22"/>
          <w:szCs w:val="22"/>
          <w:lang w:val="en-US"/>
        </w:rPr>
        <w:t> Under the following terms: </w:t>
      </w:r>
    </w:p>
    <w:p w14:paraId="6F9BF989" w14:textId="77777777" w:rsidR="00E25466" w:rsidRPr="00DE7188" w:rsidRDefault="00E25466" w:rsidP="00DE7188">
      <w:pPr>
        <w:pStyle w:val="NormalWeb"/>
        <w:numPr>
          <w:ilvl w:val="0"/>
          <w:numId w:val="12"/>
        </w:numPr>
        <w:spacing w:before="0" w:beforeAutospacing="0" w:after="0" w:afterAutospacing="0"/>
        <w:rPr>
          <w:rFonts w:ascii="Calibri" w:hAnsi="Calibri"/>
          <w:sz w:val="22"/>
          <w:szCs w:val="22"/>
          <w:lang w:val="en-US"/>
        </w:rPr>
      </w:pPr>
      <w:r w:rsidRPr="00DE7188">
        <w:rPr>
          <w:rFonts w:ascii="Calibri" w:hAnsi="Calibri"/>
          <w:sz w:val="22"/>
          <w:szCs w:val="22"/>
          <w:lang w:val="en-US"/>
        </w:rPr>
        <w:t>Attribution</w:t>
      </w:r>
      <w:r w:rsidR="00D573CB" w:rsidRPr="00844864">
        <w:rPr>
          <w:rFonts w:ascii="Calibri" w:hAnsi="Calibri"/>
          <w:sz w:val="22"/>
          <w:szCs w:val="22"/>
          <w:lang w:val="en-US"/>
        </w:rPr>
        <w:t>: You</w:t>
      </w:r>
      <w:r w:rsidRPr="00DE7188">
        <w:rPr>
          <w:rFonts w:ascii="Calibri" w:hAnsi="Calibri"/>
          <w:sz w:val="22"/>
          <w:szCs w:val="22"/>
          <w:lang w:val="en-US"/>
        </w:rPr>
        <w:t xml:space="preserve"> must give appropriate credit</w:t>
      </w:r>
      <w:r w:rsidRPr="00E25466">
        <w:rPr>
          <w:rFonts w:ascii="Calibri" w:hAnsi="Calibri"/>
          <w:sz w:val="22"/>
          <w:szCs w:val="22"/>
          <w:lang w:val="en-US"/>
        </w:rPr>
        <w:t>, provide a link to the license, and indicate if changes were made. You may do so in any reasonable manner, but not in any way that suggests the licensor endorses you or your use.</w:t>
      </w:r>
    </w:p>
    <w:p w14:paraId="4DC0FFE5" w14:textId="77777777" w:rsidR="00E25466" w:rsidRPr="00E25466" w:rsidRDefault="00E25466" w:rsidP="00DE7188">
      <w:pPr>
        <w:pStyle w:val="NormalWeb"/>
        <w:numPr>
          <w:ilvl w:val="0"/>
          <w:numId w:val="12"/>
        </w:numPr>
        <w:spacing w:before="0" w:beforeAutospacing="0" w:after="0" w:afterAutospacing="0"/>
        <w:rPr>
          <w:rFonts w:ascii="Calibri" w:hAnsi="Calibri"/>
          <w:sz w:val="22"/>
          <w:szCs w:val="22"/>
          <w:lang w:val="en-US"/>
        </w:rPr>
      </w:pPr>
      <w:r w:rsidRPr="00DE7188">
        <w:rPr>
          <w:rFonts w:ascii="Calibri" w:hAnsi="Calibri"/>
          <w:sz w:val="22"/>
          <w:szCs w:val="22"/>
          <w:lang w:val="en-US"/>
        </w:rPr>
        <w:lastRenderedPageBreak/>
        <w:t>No Additional Restrictions</w:t>
      </w:r>
      <w:r w:rsidR="00D573CB" w:rsidRPr="004E5E88">
        <w:rPr>
          <w:rFonts w:ascii="Calibri" w:hAnsi="Calibri"/>
          <w:sz w:val="22"/>
          <w:szCs w:val="22"/>
          <w:lang w:val="en-US"/>
        </w:rPr>
        <w:t xml:space="preserve">: </w:t>
      </w:r>
      <w:r w:rsidRPr="00DE7188">
        <w:rPr>
          <w:rFonts w:ascii="Calibri" w:hAnsi="Calibri"/>
          <w:sz w:val="22"/>
          <w:szCs w:val="22"/>
          <w:lang w:val="en-US"/>
        </w:rPr>
        <w:t>You may not apply legal terms</w:t>
      </w:r>
      <w:r w:rsidRPr="00E25466">
        <w:rPr>
          <w:rFonts w:ascii="Calibri" w:hAnsi="Calibri"/>
          <w:sz w:val="22"/>
          <w:szCs w:val="22"/>
          <w:lang w:val="en-US"/>
        </w:rPr>
        <w:t xml:space="preserve"> or technological measures that legally restrict others from doing anything the license permits.</w:t>
      </w:r>
    </w:p>
    <w:p w14:paraId="0025C93D" w14:textId="77777777" w:rsidR="00E25466" w:rsidRPr="00844864" w:rsidRDefault="00E25466">
      <w:pPr>
        <w:pStyle w:val="NormalWeb"/>
        <w:spacing w:before="0" w:beforeAutospacing="0" w:after="0" w:afterAutospacing="0"/>
        <w:rPr>
          <w:rFonts w:ascii="Calibri" w:hAnsi="Calibri"/>
          <w:sz w:val="22"/>
          <w:szCs w:val="22"/>
          <w:lang w:val="en-US"/>
        </w:rPr>
      </w:pPr>
    </w:p>
    <w:p w14:paraId="2AFCC028" w14:textId="77777777" w:rsidR="008576E2" w:rsidRDefault="008576E2">
      <w:pPr>
        <w:pStyle w:val="Heading2"/>
      </w:pPr>
      <w:bookmarkStart w:id="4" w:name="_Toc167041244"/>
      <w:bookmarkStart w:id="5" w:name="_Toc167041286"/>
      <w:bookmarkStart w:id="6" w:name="_Toc167043128"/>
      <w:bookmarkStart w:id="7" w:name="_Toc167044028"/>
      <w:bookmarkStart w:id="8" w:name="_Toc167044267"/>
      <w:bookmarkStart w:id="9" w:name="_Toc167044860"/>
      <w:bookmarkStart w:id="10" w:name="_Toc167044891"/>
      <w:bookmarkStart w:id="11" w:name="_Toc167044268"/>
      <w:bookmarkEnd w:id="4"/>
      <w:bookmarkEnd w:id="5"/>
      <w:bookmarkEnd w:id="6"/>
      <w:bookmarkEnd w:id="7"/>
      <w:bookmarkEnd w:id="8"/>
      <w:bookmarkEnd w:id="9"/>
      <w:bookmarkEnd w:id="10"/>
      <w:r>
        <w:t>Target user</w:t>
      </w:r>
      <w:bookmarkEnd w:id="11"/>
    </w:p>
    <w:p w14:paraId="3D64832B" w14:textId="37313DAF" w:rsidR="00615687" w:rsidRPr="00844864" w:rsidRDefault="00615687" w:rsidP="008576E2">
      <w:pPr>
        <w:rPr>
          <w:rFonts w:ascii="Calibri" w:hAnsi="Calibri" w:cs="Calibri"/>
          <w:lang w:val="en-US"/>
        </w:rPr>
      </w:pPr>
      <w:r w:rsidRPr="00844864">
        <w:rPr>
          <w:rFonts w:ascii="Calibri" w:hAnsi="Calibri" w:cs="Calibri"/>
          <w:lang w:val="en-US"/>
        </w:rPr>
        <w:t xml:space="preserve">Our target user is anyone interested in wind power, with at least a high school level understanding of STEM subjects. They should be familiar with the concept of electrical power measured in Watts, the </w:t>
      </w:r>
      <w:r w:rsidRPr="004E5E88">
        <w:rPr>
          <w:rFonts w:ascii="Calibri" w:hAnsi="Calibri" w:cs="Calibri"/>
          <w:lang w:val="en-US"/>
          <w:rPrChange w:id="12" w:author="Ruth Vandeputte" w:date="2024-05-23T23:07:00Z">
            <w:rPr>
              <w:rFonts w:ascii="Calibri" w:hAnsi="Calibri" w:cs="Calibri"/>
            </w:rPr>
          </w:rPrChange>
        </w:rPr>
        <w:t xml:space="preserve">prefix "M" for million, and that </w:t>
      </w:r>
      <w:del w:id="13" w:author="Ruth Vandeputte" w:date="2024-05-23T23:07:00Z">
        <w:r w:rsidRPr="004E5E88" w:rsidDel="004E5E88">
          <w:rPr>
            <w:rFonts w:ascii="Calibri" w:hAnsi="Calibri" w:cs="Calibri"/>
            <w:lang w:val="en-US"/>
            <w:rPrChange w:id="14" w:author="Ruth Vandeputte" w:date="2024-05-23T23:07:00Z">
              <w:rPr>
                <w:rFonts w:ascii="Calibri" w:hAnsi="Calibri" w:cs="Calibri"/>
              </w:rPr>
            </w:rPrChange>
          </w:rPr>
          <w:delText xml:space="preserve">windmills </w:delText>
        </w:r>
      </w:del>
      <w:ins w:id="15" w:author="Ruth Vandeputte" w:date="2024-05-23T23:07:00Z">
        <w:r w:rsidR="004E5E88" w:rsidRPr="004E5E88">
          <w:rPr>
            <w:rFonts w:ascii="Calibri" w:hAnsi="Calibri" w:cs="Calibri"/>
            <w:lang w:val="en-US"/>
            <w:rPrChange w:id="16" w:author="Ruth Vandeputte" w:date="2024-05-23T23:07:00Z">
              <w:rPr>
                <w:rFonts w:ascii="Calibri" w:hAnsi="Calibri" w:cs="Calibri"/>
              </w:rPr>
            </w:rPrChange>
          </w:rPr>
          <w:t>wind</w:t>
        </w:r>
        <w:r w:rsidR="004E5E88">
          <w:rPr>
            <w:rFonts w:ascii="Calibri" w:hAnsi="Calibri" w:cs="Calibri"/>
            <w:lang w:val="en-US"/>
          </w:rPr>
          <w:t xml:space="preserve"> turbines</w:t>
        </w:r>
        <w:r w:rsidR="004E5E88" w:rsidRPr="004E5E88">
          <w:rPr>
            <w:rFonts w:ascii="Calibri" w:hAnsi="Calibri" w:cs="Calibri"/>
            <w:lang w:val="en-US"/>
            <w:rPrChange w:id="17" w:author="Ruth Vandeputte" w:date="2024-05-23T23:07:00Z">
              <w:rPr>
                <w:rFonts w:ascii="Calibri" w:hAnsi="Calibri" w:cs="Calibri"/>
              </w:rPr>
            </w:rPrChange>
          </w:rPr>
          <w:t xml:space="preserve"> </w:t>
        </w:r>
      </w:ins>
      <w:r w:rsidRPr="00844864">
        <w:rPr>
          <w:rFonts w:ascii="Calibri" w:hAnsi="Calibri" w:cs="Calibri"/>
          <w:lang w:val="en-US"/>
        </w:rPr>
        <w:t>generate electrical energy. They should also know that wind farms can be located both onshore and offshore, and have a basic knowledge of world geography, including continents, regions, and countries.</w:t>
      </w:r>
    </w:p>
    <w:p w14:paraId="70584367" w14:textId="77777777" w:rsidR="008576E2" w:rsidRDefault="008576E2" w:rsidP="008576E2">
      <w:pPr>
        <w:pStyle w:val="Heading2"/>
      </w:pPr>
      <w:bookmarkStart w:id="18" w:name="_Toc167041246"/>
      <w:bookmarkStart w:id="19" w:name="_Toc167041288"/>
      <w:bookmarkStart w:id="20" w:name="_Toc167043130"/>
      <w:bookmarkStart w:id="21" w:name="_Toc167044030"/>
      <w:bookmarkStart w:id="22" w:name="_Toc167044269"/>
      <w:bookmarkStart w:id="23" w:name="_Toc167044862"/>
      <w:bookmarkStart w:id="24" w:name="_Toc167044893"/>
      <w:bookmarkStart w:id="25" w:name="_Toc167044270"/>
      <w:bookmarkStart w:id="26" w:name="_Goal"/>
      <w:bookmarkEnd w:id="18"/>
      <w:bookmarkEnd w:id="19"/>
      <w:bookmarkEnd w:id="20"/>
      <w:bookmarkEnd w:id="21"/>
      <w:bookmarkEnd w:id="22"/>
      <w:bookmarkEnd w:id="23"/>
      <w:bookmarkEnd w:id="24"/>
      <w:bookmarkEnd w:id="26"/>
      <w:r>
        <w:t>Goal</w:t>
      </w:r>
      <w:bookmarkEnd w:id="25"/>
    </w:p>
    <w:p w14:paraId="051EC414" w14:textId="77777777" w:rsidR="000F1176" w:rsidRPr="00844864" w:rsidRDefault="000F1176" w:rsidP="00DE7188">
      <w:pPr>
        <w:rPr>
          <w:lang w:val="en-US"/>
        </w:rPr>
      </w:pPr>
      <w:r w:rsidRPr="00844864">
        <w:rPr>
          <w:lang w:val="en-US"/>
        </w:rPr>
        <w:t>The goal is to provide our target users with an interactive web dashboard to help them explore various wind power-related questions, such as:</w:t>
      </w:r>
    </w:p>
    <w:p w14:paraId="0854D7E9" w14:textId="77777777" w:rsidR="000F1176" w:rsidRPr="00844864" w:rsidRDefault="000F1176" w:rsidP="00DE7188">
      <w:pPr>
        <w:pStyle w:val="ListParagraph"/>
        <w:numPr>
          <w:ilvl w:val="0"/>
          <w:numId w:val="4"/>
        </w:numPr>
        <w:rPr>
          <w:lang w:val="en-US"/>
        </w:rPr>
      </w:pPr>
      <w:r w:rsidRPr="00844864">
        <w:rPr>
          <w:lang w:val="en-US"/>
        </w:rPr>
        <w:t>How is offshore wind currently distributed across different continents?</w:t>
      </w:r>
    </w:p>
    <w:p w14:paraId="39EBB24D" w14:textId="77777777" w:rsidR="000F1176" w:rsidRPr="00844864" w:rsidRDefault="000F1176" w:rsidP="00DE7188">
      <w:pPr>
        <w:pStyle w:val="ListParagraph"/>
        <w:numPr>
          <w:ilvl w:val="0"/>
          <w:numId w:val="4"/>
        </w:numPr>
        <w:rPr>
          <w:lang w:val="en-US"/>
        </w:rPr>
      </w:pPr>
      <w:r w:rsidRPr="00844864">
        <w:rPr>
          <w:lang w:val="en-US"/>
        </w:rPr>
        <w:t>In future years, will the world invest more in onshore or offshore wind?</w:t>
      </w:r>
    </w:p>
    <w:p w14:paraId="222417B4" w14:textId="77777777" w:rsidR="000F1176" w:rsidRPr="00844864" w:rsidRDefault="000F1176" w:rsidP="00DE7188">
      <w:pPr>
        <w:pStyle w:val="ListParagraph"/>
        <w:numPr>
          <w:ilvl w:val="0"/>
          <w:numId w:val="4"/>
        </w:numPr>
        <w:rPr>
          <w:lang w:val="en-US"/>
        </w:rPr>
      </w:pPr>
      <w:r w:rsidRPr="00844864">
        <w:rPr>
          <w:lang w:val="en-US"/>
        </w:rPr>
        <w:t>Can you list the top 20 largest operating wind farms in India commissioned between 2010 and 2020?</w:t>
      </w:r>
    </w:p>
    <w:p w14:paraId="5DAE2529" w14:textId="05212219" w:rsidR="000F1176" w:rsidRPr="00844864" w:rsidRDefault="000F1176" w:rsidP="00DE7188">
      <w:pPr>
        <w:pStyle w:val="ListParagraph"/>
        <w:numPr>
          <w:ilvl w:val="0"/>
          <w:numId w:val="4"/>
        </w:numPr>
        <w:rPr>
          <w:lang w:val="en-US"/>
        </w:rPr>
      </w:pPr>
      <w:r w:rsidRPr="00844864">
        <w:rPr>
          <w:lang w:val="en-US"/>
        </w:rPr>
        <w:t xml:space="preserve">Can you locate the 3rd largest </w:t>
      </w:r>
      <w:r w:rsidR="00901260" w:rsidRPr="00844864">
        <w:rPr>
          <w:lang w:val="en-US"/>
        </w:rPr>
        <w:t xml:space="preserve">operating </w:t>
      </w:r>
      <w:r w:rsidRPr="00844864">
        <w:rPr>
          <w:lang w:val="en-US"/>
        </w:rPr>
        <w:t>onshore wind farm in South Africa and retrieve its capacity value?</w:t>
      </w:r>
    </w:p>
    <w:p w14:paraId="7CD48EC0" w14:textId="77777777" w:rsidR="000F1176" w:rsidRPr="00844864" w:rsidRDefault="000F1176" w:rsidP="00DE7188">
      <w:pPr>
        <w:rPr>
          <w:lang w:val="en-US"/>
        </w:rPr>
      </w:pPr>
      <w:r w:rsidRPr="00844864">
        <w:rPr>
          <w:lang w:val="en-US"/>
        </w:rPr>
        <w:t>The dashboard is designed as an educational tool for exploring wind power data.</w:t>
      </w:r>
    </w:p>
    <w:p w14:paraId="01755B6F" w14:textId="77777777" w:rsidR="00B55DC3" w:rsidRPr="00901260" w:rsidRDefault="00B55DC3" w:rsidP="00DE7188">
      <w:pPr>
        <w:pStyle w:val="Heading1"/>
      </w:pPr>
      <w:bookmarkStart w:id="27" w:name="_Toc167044271"/>
      <w:bookmarkStart w:id="28" w:name="_Toc167402508"/>
      <w:r>
        <w:t>Data preprocessing</w:t>
      </w:r>
      <w:bookmarkEnd w:id="27"/>
      <w:bookmarkEnd w:id="28"/>
    </w:p>
    <w:p w14:paraId="0E415239" w14:textId="5CF4A6FF" w:rsidR="00615687" w:rsidRDefault="00615687" w:rsidP="00DE7188">
      <w:pPr>
        <w:pStyle w:val="Heading2"/>
      </w:pPr>
      <w:bookmarkStart w:id="29" w:name="_Toc167044272"/>
      <w:r>
        <w:t>Exploratory data analysis</w:t>
      </w:r>
      <w:bookmarkEnd w:id="29"/>
    </w:p>
    <w:p w14:paraId="7AFBFE37" w14:textId="618FB8C4" w:rsidR="00627D18" w:rsidRDefault="00627D18">
      <w:r w:rsidRPr="00844864">
        <w:rPr>
          <w:lang w:val="en-US"/>
        </w:rPr>
        <w:t xml:space="preserve">To gain a better understanding of the data, exploratory data analysis (EDA) was performed using both a Python </w:t>
      </w:r>
      <w:proofErr w:type="spellStart"/>
      <w:r w:rsidRPr="00844864">
        <w:rPr>
          <w:lang w:val="en-US"/>
        </w:rPr>
        <w:t>Jupyter</w:t>
      </w:r>
      <w:proofErr w:type="spellEnd"/>
      <w:r w:rsidRPr="00844864">
        <w:rPr>
          <w:lang w:val="en-US"/>
        </w:rPr>
        <w:t xml:space="preserve"> notebook</w:t>
      </w:r>
      <w:r w:rsidR="00A00FC7" w:rsidRPr="00844864">
        <w:rPr>
          <w:lang w:val="en-US"/>
        </w:rPr>
        <w:t xml:space="preserve"> (with pandas)</w:t>
      </w:r>
      <w:r w:rsidRPr="00844864">
        <w:rPr>
          <w:lang w:val="en-US"/>
        </w:rPr>
        <w:t xml:space="preserve"> and Excel workbooks. During EDA, an initial assessment of the raw data was conducted to understand its structure. </w:t>
      </w:r>
      <w:r w:rsidRPr="00627D18">
        <w:t>Here</w:t>
      </w:r>
      <w:r w:rsidR="004E5E88">
        <w:t xml:space="preserve"> i</w:t>
      </w:r>
      <w:r w:rsidRPr="00627D18">
        <w:t>s what we found:</w:t>
      </w:r>
    </w:p>
    <w:p w14:paraId="30548173" w14:textId="77777777" w:rsidR="00627D18" w:rsidRPr="00844864" w:rsidRDefault="00627D18" w:rsidP="00627D18">
      <w:pPr>
        <w:pStyle w:val="ListParagraph"/>
        <w:numPr>
          <w:ilvl w:val="0"/>
          <w:numId w:val="7"/>
        </w:numPr>
        <w:rPr>
          <w:lang w:val="en-US"/>
        </w:rPr>
      </w:pPr>
      <w:r w:rsidRPr="00844864">
        <w:rPr>
          <w:lang w:val="en-US"/>
        </w:rPr>
        <w:t>The ‘large’ subset contains 26,523 wind farm phases.</w:t>
      </w:r>
    </w:p>
    <w:p w14:paraId="34F6E594" w14:textId="77777777" w:rsidR="00627D18" w:rsidRPr="00844864" w:rsidRDefault="00627D18" w:rsidP="00627D18">
      <w:pPr>
        <w:pStyle w:val="ListParagraph"/>
        <w:numPr>
          <w:ilvl w:val="0"/>
          <w:numId w:val="7"/>
        </w:numPr>
        <w:rPr>
          <w:lang w:val="en-US"/>
        </w:rPr>
      </w:pPr>
      <w:r w:rsidRPr="00844864">
        <w:rPr>
          <w:lang w:val="en-US"/>
        </w:rPr>
        <w:t>The ‘small’ subset contains 899 additional wind farm phases.</w:t>
      </w:r>
    </w:p>
    <w:p w14:paraId="7ED23F92" w14:textId="77777777" w:rsidR="00627D18" w:rsidRDefault="00627D18" w:rsidP="00627D18">
      <w:pPr>
        <w:pStyle w:val="ListParagraph"/>
        <w:numPr>
          <w:ilvl w:val="0"/>
          <w:numId w:val="7"/>
        </w:numPr>
      </w:pPr>
      <w:r w:rsidRPr="00627D18">
        <w:t>Each subset has 29 features.</w:t>
      </w:r>
    </w:p>
    <w:p w14:paraId="62DDB7F4" w14:textId="77777777" w:rsidR="00AF6FC5" w:rsidRPr="00844864" w:rsidRDefault="00AF6FC5" w:rsidP="00627D18">
      <w:pPr>
        <w:pStyle w:val="ListParagraph"/>
        <w:numPr>
          <w:ilvl w:val="0"/>
          <w:numId w:val="7"/>
        </w:numPr>
        <w:rPr>
          <w:lang w:val="en-US"/>
        </w:rPr>
      </w:pPr>
      <w:r w:rsidRPr="00844864">
        <w:rPr>
          <w:lang w:val="en-US"/>
        </w:rPr>
        <w:t>The dataset contains wind farms from 155 distinct countries.</w:t>
      </w:r>
    </w:p>
    <w:p w14:paraId="6EE6E57A" w14:textId="77777777" w:rsidR="001E0793" w:rsidRPr="00844864" w:rsidRDefault="00627D18" w:rsidP="00DE7188">
      <w:pPr>
        <w:pStyle w:val="ListParagraph"/>
        <w:numPr>
          <w:ilvl w:val="0"/>
          <w:numId w:val="7"/>
        </w:numPr>
        <w:rPr>
          <w:lang w:val="en-US"/>
        </w:rPr>
      </w:pPr>
      <w:r w:rsidRPr="00844864">
        <w:rPr>
          <w:lang w:val="en-US"/>
        </w:rPr>
        <w:t>Features are expressed either as strings (e.g., project name, country, owner) or floats (e.g., capacity, latitude, longitude).</w:t>
      </w:r>
    </w:p>
    <w:p w14:paraId="2AFE715B" w14:textId="77777777" w:rsidR="00627D18" w:rsidRPr="00844864" w:rsidRDefault="00627D18">
      <w:pPr>
        <w:rPr>
          <w:lang w:val="en-US"/>
        </w:rPr>
      </w:pPr>
      <w:r w:rsidRPr="00844864">
        <w:rPr>
          <w:lang w:val="en-US"/>
        </w:rPr>
        <w:t>Additionally, during EDA, missing values, outliers, duplicates, and inconsistencies within key features were identified:</w:t>
      </w:r>
    </w:p>
    <w:p w14:paraId="7E4F8998" w14:textId="77777777" w:rsidR="00627D18" w:rsidRPr="00844864" w:rsidRDefault="00627D18" w:rsidP="00627D18">
      <w:pPr>
        <w:pStyle w:val="ListParagraph"/>
        <w:numPr>
          <w:ilvl w:val="0"/>
          <w:numId w:val="7"/>
        </w:numPr>
        <w:rPr>
          <w:lang w:val="en-US"/>
        </w:rPr>
      </w:pPr>
      <w:r w:rsidRPr="00844864">
        <w:rPr>
          <w:lang w:val="en-US"/>
        </w:rPr>
        <w:t>There were no missing data in any key features except for the start year. 9,919 observations (36.17% of the dataset) did not have a start year.</w:t>
      </w:r>
    </w:p>
    <w:p w14:paraId="4C5E8EBE" w14:textId="77777777" w:rsidR="00627D18" w:rsidRPr="00844864" w:rsidRDefault="00627D18" w:rsidP="00627D18">
      <w:pPr>
        <w:pStyle w:val="ListParagraph"/>
        <w:numPr>
          <w:ilvl w:val="0"/>
          <w:numId w:val="7"/>
        </w:numPr>
        <w:rPr>
          <w:lang w:val="en-US"/>
        </w:rPr>
      </w:pPr>
      <w:r w:rsidRPr="00844864">
        <w:rPr>
          <w:lang w:val="en-US"/>
        </w:rPr>
        <w:t>The distinct values for 'Installation Type' were 'onshore', 'unknown', 'offshore mount unknown', 'offshore hard mount', and 'offshore floating', which are more detailed than necessary for our target users.</w:t>
      </w:r>
    </w:p>
    <w:p w14:paraId="6296F90C" w14:textId="77777777" w:rsidR="00627D18" w:rsidRPr="00844864" w:rsidRDefault="00627D18" w:rsidP="00DE7188">
      <w:pPr>
        <w:pStyle w:val="ListParagraph"/>
        <w:numPr>
          <w:ilvl w:val="0"/>
          <w:numId w:val="7"/>
        </w:numPr>
        <w:rPr>
          <w:lang w:val="en-US"/>
        </w:rPr>
      </w:pPr>
      <w:r w:rsidRPr="00844864">
        <w:rPr>
          <w:lang w:val="en-US"/>
        </w:rPr>
        <w:t>Similarly, the distinct values for 'Status' were 'operating', 'cancelled', 'pre-construction', 'announced', 'construction', 'shelved', 'retired', and 'mothballed', which are also too detailed for our target users.</w:t>
      </w:r>
    </w:p>
    <w:p w14:paraId="54DD1C06" w14:textId="40776EED" w:rsidR="006F7769" w:rsidRPr="00844864" w:rsidRDefault="006F7769">
      <w:pPr>
        <w:rPr>
          <w:lang w:val="en-US"/>
        </w:rPr>
      </w:pPr>
      <w:r w:rsidRPr="00844864">
        <w:rPr>
          <w:lang w:val="en-US"/>
        </w:rPr>
        <w:t xml:space="preserve">Finally, some visuals, like the one in </w:t>
      </w:r>
      <w:r w:rsidR="00E5537F">
        <w:fldChar w:fldCharType="begin"/>
      </w:r>
      <w:r w:rsidR="00E5537F" w:rsidRPr="00844864">
        <w:rPr>
          <w:lang w:val="en-US"/>
        </w:rPr>
        <w:instrText xml:space="preserve"> REF _Ref167278562 \h </w:instrText>
      </w:r>
      <w:r w:rsidR="00E5537F">
        <w:fldChar w:fldCharType="separate"/>
      </w:r>
      <w:r w:rsidR="00E5537F" w:rsidRPr="00844864">
        <w:rPr>
          <w:lang w:val="en-US"/>
        </w:rPr>
        <w:t xml:space="preserve">Figure </w:t>
      </w:r>
      <w:r w:rsidR="00E5537F" w:rsidRPr="00844864">
        <w:rPr>
          <w:noProof/>
          <w:lang w:val="en-US"/>
        </w:rPr>
        <w:t>1</w:t>
      </w:r>
      <w:r w:rsidR="00E5537F">
        <w:fldChar w:fldCharType="end"/>
      </w:r>
      <w:r w:rsidR="00E5537F" w:rsidRPr="00844864">
        <w:rPr>
          <w:lang w:val="en-US"/>
        </w:rPr>
        <w:t xml:space="preserve"> </w:t>
      </w:r>
      <w:r w:rsidRPr="00844864">
        <w:rPr>
          <w:lang w:val="en-US"/>
        </w:rPr>
        <w:t xml:space="preserve">were created to get a feeling for the </w:t>
      </w:r>
      <w:r w:rsidR="007C1754" w:rsidRPr="00844864">
        <w:rPr>
          <w:lang w:val="en-US"/>
        </w:rPr>
        <w:t>distribution of the data.</w:t>
      </w:r>
    </w:p>
    <w:p w14:paraId="1513E4C6" w14:textId="77777777" w:rsidR="00E5537F" w:rsidRDefault="007C1754" w:rsidP="00E5537F">
      <w:pPr>
        <w:keepNext/>
        <w:jc w:val="center"/>
      </w:pPr>
      <w:r w:rsidRPr="007C1754">
        <w:rPr>
          <w:noProof/>
          <w:lang w:eastAsia="nl-BE"/>
        </w:rPr>
        <w:lastRenderedPageBreak/>
        <w:drawing>
          <wp:inline distT="0" distB="0" distL="0" distR="0" wp14:anchorId="27DC5D33" wp14:editId="4BF02B32">
            <wp:extent cx="4511476" cy="2575700"/>
            <wp:effectExtent l="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4518059" cy="2579458"/>
                    </a:xfrm>
                    <a:prstGeom prst="rect">
                      <a:avLst/>
                    </a:prstGeom>
                  </pic:spPr>
                </pic:pic>
              </a:graphicData>
            </a:graphic>
          </wp:inline>
        </w:drawing>
      </w:r>
    </w:p>
    <w:p w14:paraId="4188E3C7" w14:textId="14E44E4C" w:rsidR="007C1754" w:rsidRPr="00844864" w:rsidRDefault="00E5537F" w:rsidP="00E5537F">
      <w:pPr>
        <w:pStyle w:val="Caption"/>
        <w:jc w:val="center"/>
        <w:rPr>
          <w:lang w:val="en-US"/>
        </w:rPr>
      </w:pPr>
      <w:bookmarkStart w:id="30" w:name="_Ref167278562"/>
      <w:r w:rsidRPr="00844864">
        <w:rPr>
          <w:lang w:val="en-US"/>
        </w:rPr>
        <w:t xml:space="preserve">Figure </w:t>
      </w:r>
      <w:r>
        <w:fldChar w:fldCharType="begin"/>
      </w:r>
      <w:r w:rsidRPr="00844864">
        <w:rPr>
          <w:lang w:val="en-US"/>
        </w:rPr>
        <w:instrText xml:space="preserve"> SEQ Figure \* ARABIC </w:instrText>
      </w:r>
      <w:r>
        <w:fldChar w:fldCharType="separate"/>
      </w:r>
      <w:r w:rsidR="006735F8">
        <w:rPr>
          <w:noProof/>
          <w:lang w:val="en-US"/>
        </w:rPr>
        <w:t>1</w:t>
      </w:r>
      <w:r>
        <w:rPr>
          <w:noProof/>
        </w:rPr>
        <w:fldChar w:fldCharType="end"/>
      </w:r>
      <w:bookmarkEnd w:id="30"/>
      <w:r w:rsidRPr="00844864">
        <w:rPr>
          <w:lang w:val="en-US"/>
        </w:rPr>
        <w:t xml:space="preserve"> First visualization of the dataset made during EDA.</w:t>
      </w:r>
    </w:p>
    <w:p w14:paraId="3B971BB7" w14:textId="77777777" w:rsidR="001E0793" w:rsidRDefault="001E0793" w:rsidP="00DE7188">
      <w:pPr>
        <w:pStyle w:val="Heading2"/>
      </w:pPr>
      <w:bookmarkStart w:id="31" w:name="_Toc167044273"/>
      <w:r>
        <w:t>Data wrangling</w:t>
      </w:r>
      <w:bookmarkEnd w:id="31"/>
    </w:p>
    <w:p w14:paraId="2F0F0DD4" w14:textId="55620134" w:rsidR="002736FE" w:rsidRPr="00844864" w:rsidRDefault="005C08CF">
      <w:pPr>
        <w:rPr>
          <w:lang w:val="en-US"/>
        </w:rPr>
      </w:pPr>
      <w:r w:rsidRPr="00844864">
        <w:rPr>
          <w:lang w:val="en-US"/>
        </w:rPr>
        <w:t>Following EDA</w:t>
      </w:r>
      <w:r w:rsidR="001E0793" w:rsidRPr="00844864">
        <w:rPr>
          <w:lang w:val="en-US"/>
        </w:rPr>
        <w:t>, data wrangling techniques were used to improve the quality of the data</w:t>
      </w:r>
      <w:r w:rsidR="009C05EF" w:rsidRPr="00844864">
        <w:rPr>
          <w:lang w:val="en-US"/>
        </w:rPr>
        <w:t xml:space="preserve"> and create </w:t>
      </w:r>
      <w:r w:rsidR="002736FE" w:rsidRPr="00844864">
        <w:rPr>
          <w:lang w:val="en-US"/>
        </w:rPr>
        <w:t xml:space="preserve">clean data ready for use in the </w:t>
      </w:r>
      <w:proofErr w:type="gramStart"/>
      <w:r w:rsidR="002736FE" w:rsidRPr="00844864">
        <w:rPr>
          <w:lang w:val="en-US"/>
        </w:rPr>
        <w:t xml:space="preserve">dashboard </w:t>
      </w:r>
      <w:r w:rsidR="001E0793" w:rsidRPr="00844864">
        <w:rPr>
          <w:lang w:val="en-US"/>
        </w:rPr>
        <w:t>.</w:t>
      </w:r>
      <w:proofErr w:type="gramEnd"/>
      <w:r w:rsidR="001E0793" w:rsidRPr="00844864">
        <w:rPr>
          <w:lang w:val="en-US"/>
        </w:rPr>
        <w:t xml:space="preserve"> </w:t>
      </w:r>
    </w:p>
    <w:p w14:paraId="6F924964" w14:textId="51C9665D" w:rsidR="005C08CF" w:rsidRPr="00844864" w:rsidRDefault="002736FE" w:rsidP="00DE7188">
      <w:pPr>
        <w:pStyle w:val="ListParagraph"/>
        <w:ind w:left="360"/>
        <w:rPr>
          <w:lang w:val="en-US"/>
        </w:rPr>
      </w:pPr>
      <w:r w:rsidRPr="00844864">
        <w:rPr>
          <w:b/>
          <w:lang w:val="en-US"/>
        </w:rPr>
        <w:t>Simplification of c</w:t>
      </w:r>
      <w:r w:rsidR="005C08CF" w:rsidRPr="00844864">
        <w:rPr>
          <w:b/>
          <w:lang w:val="en-US"/>
        </w:rPr>
        <w:t>atego</w:t>
      </w:r>
      <w:r w:rsidRPr="00844864">
        <w:rPr>
          <w:b/>
          <w:lang w:val="en-US"/>
        </w:rPr>
        <w:t>rical features</w:t>
      </w:r>
      <w:r w:rsidR="00D468C2" w:rsidRPr="00844864">
        <w:rPr>
          <w:b/>
          <w:lang w:val="en-US"/>
        </w:rPr>
        <w:t>:</w:t>
      </w:r>
      <w:r w:rsidRPr="00844864">
        <w:rPr>
          <w:lang w:val="en-US"/>
        </w:rPr>
        <w:t xml:space="preserve"> </w:t>
      </w:r>
      <w:r w:rsidR="005C08CF" w:rsidRPr="00844864">
        <w:rPr>
          <w:lang w:val="en-US"/>
        </w:rPr>
        <w:t xml:space="preserve">The </w:t>
      </w:r>
      <w:proofErr w:type="gramStart"/>
      <w:r w:rsidR="005C08CF" w:rsidRPr="00844864">
        <w:rPr>
          <w:lang w:val="en-US"/>
        </w:rPr>
        <w:t>type</w:t>
      </w:r>
      <w:proofErr w:type="gramEnd"/>
      <w:r w:rsidR="005C08CF" w:rsidRPr="00844864">
        <w:rPr>
          <w:lang w:val="en-US"/>
        </w:rPr>
        <w:t xml:space="preserve"> column was reduced to ‘onshore’ and ‘offshore’</w:t>
      </w:r>
      <w:r w:rsidR="005C08CF" w:rsidRPr="004E5E88">
        <w:rPr>
          <w:lang w:val="en-US"/>
          <w:rPrChange w:id="32" w:author="Ruth Vandeputte" w:date="2024-05-23T23:07:00Z">
            <w:rPr/>
          </w:rPrChange>
        </w:rPr>
        <w:t>. ‘</w:t>
      </w:r>
      <w:del w:id="33" w:author="Ruth Vandeputte" w:date="2024-05-23T23:10:00Z">
        <w:r w:rsidR="005C08CF" w:rsidRPr="004E5E88" w:rsidDel="004E5E88">
          <w:rPr>
            <w:lang w:val="en-US"/>
            <w:rPrChange w:id="34" w:author="Ruth Vandeputte" w:date="2024-05-23T23:07:00Z">
              <w:rPr/>
            </w:rPrChange>
          </w:rPr>
          <w:delText>Unkown</w:delText>
        </w:r>
      </w:del>
      <w:ins w:id="35" w:author="Ruth Vandeputte" w:date="2024-05-23T23:10:00Z">
        <w:r w:rsidR="004E5E88" w:rsidRPr="004E5E88">
          <w:rPr>
            <w:lang w:val="en-US"/>
          </w:rPr>
          <w:t>Unknown</w:t>
        </w:r>
      </w:ins>
      <w:r w:rsidR="005C08CF" w:rsidRPr="004E5E88">
        <w:rPr>
          <w:lang w:val="en-US"/>
          <w:rPrChange w:id="36" w:author="Ruth Vandeputte" w:date="2024-05-23T23:07:00Z">
            <w:rPr/>
          </w:rPrChange>
        </w:rPr>
        <w:t xml:space="preserve">’ </w:t>
      </w:r>
      <w:r w:rsidR="005C08CF" w:rsidRPr="00844864">
        <w:rPr>
          <w:lang w:val="en-US"/>
        </w:rPr>
        <w:t xml:space="preserve">units were </w:t>
      </w:r>
      <w:proofErr w:type="spellStart"/>
      <w:r w:rsidR="005C08CF" w:rsidRPr="00844864">
        <w:rPr>
          <w:lang w:val="en-US"/>
        </w:rPr>
        <w:t>visualised</w:t>
      </w:r>
      <w:proofErr w:type="spellEnd"/>
      <w:r w:rsidR="005C08CF" w:rsidRPr="00844864">
        <w:rPr>
          <w:lang w:val="en-US"/>
        </w:rPr>
        <w:t xml:space="preserve"> and put under ‘onshore’ as they were all located on land.</w:t>
      </w:r>
      <w:r w:rsidR="00D468C2" w:rsidRPr="00844864">
        <w:rPr>
          <w:lang w:val="en-US"/>
        </w:rPr>
        <w:t xml:space="preserve"> </w:t>
      </w:r>
      <w:r w:rsidR="005C08CF" w:rsidRPr="00844864">
        <w:rPr>
          <w:lang w:val="en-US"/>
        </w:rPr>
        <w:t>The status column was reduced to ‘operating’, ‘future’ and ‘retired’. Cancelled and shelved projects were removed from the dataset as they provide no value for our target user.</w:t>
      </w:r>
    </w:p>
    <w:p w14:paraId="5A167730" w14:textId="61CB6EBB" w:rsidR="005C08CF" w:rsidRPr="00844864" w:rsidRDefault="00D468C2" w:rsidP="00DE7188">
      <w:pPr>
        <w:ind w:left="360"/>
        <w:rPr>
          <w:lang w:val="en-US"/>
        </w:rPr>
      </w:pPr>
      <w:r w:rsidRPr="00844864">
        <w:rPr>
          <w:b/>
          <w:lang w:val="en-US"/>
        </w:rPr>
        <w:t>Handling missing values:</w:t>
      </w:r>
      <w:r w:rsidRPr="00844864">
        <w:rPr>
          <w:lang w:val="en-US"/>
        </w:rPr>
        <w:t xml:space="preserve"> M</w:t>
      </w:r>
      <w:r w:rsidR="00B55DC3" w:rsidRPr="00844864">
        <w:rPr>
          <w:lang w:val="en-US"/>
        </w:rPr>
        <w:t xml:space="preserve">issing values </w:t>
      </w:r>
      <w:r w:rsidR="005C08CF" w:rsidRPr="00844864">
        <w:rPr>
          <w:lang w:val="en-US"/>
        </w:rPr>
        <w:t xml:space="preserve">were handled </w:t>
      </w:r>
      <w:r w:rsidR="00B55DC3" w:rsidRPr="00844864">
        <w:rPr>
          <w:lang w:val="en-US"/>
        </w:rPr>
        <w:t>through imputation</w:t>
      </w:r>
      <w:r w:rsidR="00AF6FC5">
        <w:rPr>
          <w:rStyle w:val="FootnoteReference"/>
        </w:rPr>
        <w:footnoteReference w:id="2"/>
      </w:r>
      <w:r w:rsidR="00B55DC3" w:rsidRPr="00844864">
        <w:rPr>
          <w:lang w:val="en-US"/>
        </w:rPr>
        <w:t xml:space="preserve"> based on the nature of the data.</w:t>
      </w:r>
      <w:r w:rsidR="005C08CF" w:rsidRPr="00844864">
        <w:rPr>
          <w:lang w:val="en-US"/>
        </w:rPr>
        <w:t xml:space="preserve"> Analysis on complete records has shown that the average life span of a wind farm is around 15 years</w:t>
      </w:r>
      <w:r w:rsidR="00E5537F" w:rsidRPr="00844864">
        <w:rPr>
          <w:lang w:val="en-US"/>
        </w:rPr>
        <w:t xml:space="preserve"> as shown in </w:t>
      </w:r>
      <w:r w:rsidR="00E5537F">
        <w:fldChar w:fldCharType="begin"/>
      </w:r>
      <w:r w:rsidR="00E5537F" w:rsidRPr="00844864">
        <w:rPr>
          <w:lang w:val="en-US"/>
        </w:rPr>
        <w:instrText xml:space="preserve"> REF _Ref167278633 \h </w:instrText>
      </w:r>
      <w:r w:rsidR="00E5537F">
        <w:fldChar w:fldCharType="separate"/>
      </w:r>
      <w:r w:rsidR="00E5537F" w:rsidRPr="00844864">
        <w:rPr>
          <w:lang w:val="en-US"/>
        </w:rPr>
        <w:t xml:space="preserve">Figure </w:t>
      </w:r>
      <w:r w:rsidR="00E5537F" w:rsidRPr="00844864">
        <w:rPr>
          <w:noProof/>
          <w:lang w:val="en-US"/>
        </w:rPr>
        <w:t>2</w:t>
      </w:r>
      <w:r w:rsidR="00E5537F">
        <w:fldChar w:fldCharType="end"/>
      </w:r>
      <w:r w:rsidR="005C08CF" w:rsidRPr="00844864">
        <w:rPr>
          <w:lang w:val="en-US"/>
        </w:rPr>
        <w:t>. This knowledge, combined with the ‘status’ feature, which is always filled in, was used to impute the missing ‘start year’ data.</w:t>
      </w:r>
      <w:r w:rsidR="00AF6FC5" w:rsidRPr="00844864">
        <w:rPr>
          <w:lang w:val="en-US"/>
        </w:rPr>
        <w:t xml:space="preserve"> </w:t>
      </w:r>
    </w:p>
    <w:p w14:paraId="2AE76200" w14:textId="4216C42D" w:rsidR="005C08CF" w:rsidRPr="00844864" w:rsidRDefault="00D468C2" w:rsidP="00DE7188">
      <w:pPr>
        <w:ind w:left="360"/>
        <w:rPr>
          <w:lang w:val="en-US"/>
        </w:rPr>
      </w:pPr>
      <w:r w:rsidRPr="00844864">
        <w:rPr>
          <w:b/>
          <w:lang w:val="en-US"/>
        </w:rPr>
        <w:t xml:space="preserve">Abbreviation: </w:t>
      </w:r>
      <w:r w:rsidRPr="00844864">
        <w:rPr>
          <w:lang w:val="en-US"/>
        </w:rPr>
        <w:t>T</w:t>
      </w:r>
      <w:r w:rsidR="005C08CF" w:rsidRPr="00844864">
        <w:rPr>
          <w:lang w:val="en-US"/>
        </w:rPr>
        <w:t xml:space="preserve">he project names were </w:t>
      </w:r>
      <w:r w:rsidR="005C08CF" w:rsidRPr="004E5E88">
        <w:rPr>
          <w:lang w:val="en-US"/>
          <w:rPrChange w:id="37" w:author="Ruth Vandeputte" w:date="2024-05-23T23:07:00Z">
            <w:rPr/>
          </w:rPrChange>
        </w:rPr>
        <w:t xml:space="preserve">shortened to avoid visual clutter in the dashboard. Common </w:t>
      </w:r>
      <w:del w:id="38" w:author="Ruth Vandeputte" w:date="2024-05-23T23:10:00Z">
        <w:r w:rsidR="005C08CF" w:rsidRPr="004E5E88" w:rsidDel="004E5E88">
          <w:rPr>
            <w:lang w:val="en-US"/>
            <w:rPrChange w:id="39" w:author="Ruth Vandeputte" w:date="2024-05-23T23:07:00Z">
              <w:rPr/>
            </w:rPrChange>
          </w:rPr>
          <w:delText>occurences</w:delText>
        </w:r>
      </w:del>
      <w:ins w:id="40" w:author="Ruth Vandeputte" w:date="2024-05-23T23:10:00Z">
        <w:r w:rsidR="004E5E88" w:rsidRPr="004E5E88">
          <w:rPr>
            <w:lang w:val="en-US"/>
          </w:rPr>
          <w:t>occurrences</w:t>
        </w:r>
      </w:ins>
      <w:r w:rsidR="005C08CF" w:rsidRPr="004E5E88">
        <w:rPr>
          <w:lang w:val="en-US"/>
          <w:rPrChange w:id="41" w:author="Ruth Vandeputte" w:date="2024-05-23T23:07:00Z">
            <w:rPr/>
          </w:rPrChange>
        </w:rPr>
        <w:t xml:space="preserve"> </w:t>
      </w:r>
      <w:r w:rsidR="005C08CF" w:rsidRPr="00844864">
        <w:rPr>
          <w:lang w:val="en-US"/>
        </w:rPr>
        <w:t>like ‘wind farm’, ‘wind project’, ... were removed as this is clear from the context. This reduced the average project name length from 28 to 18 characters.</w:t>
      </w:r>
    </w:p>
    <w:p w14:paraId="09A7739E" w14:textId="3219DDD5" w:rsidR="005C08CF" w:rsidRPr="00844864" w:rsidRDefault="009C05EF" w:rsidP="00DE7188">
      <w:pPr>
        <w:ind w:left="360"/>
        <w:rPr>
          <w:lang w:val="en-US"/>
        </w:rPr>
      </w:pPr>
      <w:r w:rsidRPr="00844864">
        <w:rPr>
          <w:b/>
          <w:lang w:val="en-US"/>
        </w:rPr>
        <w:t>Handling</w:t>
      </w:r>
      <w:r w:rsidR="00D468C2" w:rsidRPr="00844864">
        <w:rPr>
          <w:b/>
          <w:lang w:val="en-US"/>
        </w:rPr>
        <w:t xml:space="preserve"> outliers: </w:t>
      </w:r>
      <w:r w:rsidR="00D468C2" w:rsidRPr="00844864">
        <w:rPr>
          <w:lang w:val="en-US"/>
        </w:rPr>
        <w:t>R</w:t>
      </w:r>
      <w:r w:rsidR="005C08CF" w:rsidRPr="00844864">
        <w:rPr>
          <w:lang w:val="en-US"/>
        </w:rPr>
        <w:t xml:space="preserve">ecords with outliers in terms of installed capacity were removed. Based on </w:t>
      </w:r>
      <w:r w:rsidR="00D468C2" w:rsidRPr="00844864">
        <w:rPr>
          <w:lang w:val="en-US"/>
        </w:rPr>
        <w:t>business expertise</w:t>
      </w:r>
      <w:r w:rsidR="00D468C2">
        <w:rPr>
          <w:rStyle w:val="FootnoteReference"/>
        </w:rPr>
        <w:footnoteReference w:id="3"/>
      </w:r>
      <w:r w:rsidR="00D468C2" w:rsidRPr="00844864">
        <w:rPr>
          <w:lang w:val="en-US"/>
        </w:rPr>
        <w:t xml:space="preserve"> </w:t>
      </w:r>
      <w:r w:rsidR="005C08CF" w:rsidRPr="00844864">
        <w:rPr>
          <w:lang w:val="en-US"/>
        </w:rPr>
        <w:t xml:space="preserve">and research on a sample of these records </w:t>
      </w:r>
      <w:r w:rsidR="006F7769" w:rsidRPr="00844864">
        <w:rPr>
          <w:lang w:val="en-US"/>
        </w:rPr>
        <w:t>we deduced</w:t>
      </w:r>
      <w:r w:rsidR="005C08CF" w:rsidRPr="00844864">
        <w:rPr>
          <w:lang w:val="en-US"/>
        </w:rPr>
        <w:t xml:space="preserve"> that units with a capacity of more than 10GW </w:t>
      </w:r>
      <w:r w:rsidR="006F7769" w:rsidRPr="00844864">
        <w:rPr>
          <w:lang w:val="en-US"/>
        </w:rPr>
        <w:t>are</w:t>
      </w:r>
      <w:r w:rsidR="005C08CF" w:rsidRPr="00844864">
        <w:rPr>
          <w:lang w:val="en-US"/>
        </w:rPr>
        <w:t xml:space="preserve"> likely unrealistic and should be removed.</w:t>
      </w:r>
    </w:p>
    <w:p w14:paraId="780B312A" w14:textId="77777777" w:rsidR="002736FE" w:rsidRPr="00844864" w:rsidRDefault="006F7769" w:rsidP="00DE7188">
      <w:pPr>
        <w:ind w:left="360"/>
        <w:rPr>
          <w:lang w:val="en-US"/>
        </w:rPr>
      </w:pPr>
      <w:r w:rsidRPr="00844864">
        <w:rPr>
          <w:b/>
          <w:lang w:val="en-US"/>
        </w:rPr>
        <w:t>D</w:t>
      </w:r>
      <w:r w:rsidR="002736FE" w:rsidRPr="00844864">
        <w:rPr>
          <w:b/>
          <w:lang w:val="en-US"/>
        </w:rPr>
        <w:t xml:space="preserve">ata type harmonization. </w:t>
      </w:r>
      <w:r w:rsidRPr="00844864">
        <w:rPr>
          <w:lang w:val="en-US"/>
        </w:rPr>
        <w:t xml:space="preserve">Data types were converted into the desired format (datetime, integer, ...) before storing the final cleaned records in </w:t>
      </w:r>
      <w:proofErr w:type="gramStart"/>
      <w:r w:rsidRPr="00844864">
        <w:rPr>
          <w:lang w:val="en-US"/>
        </w:rPr>
        <w:t>‘.parquet</w:t>
      </w:r>
      <w:proofErr w:type="gramEnd"/>
      <w:r w:rsidRPr="00844864">
        <w:rPr>
          <w:lang w:val="en-US"/>
        </w:rPr>
        <w:t>‘ files.</w:t>
      </w:r>
    </w:p>
    <w:p w14:paraId="6069FE02" w14:textId="77777777" w:rsidR="00B55DC3" w:rsidRPr="00844864" w:rsidRDefault="00A00FC7">
      <w:pPr>
        <w:rPr>
          <w:lang w:val="en-US"/>
        </w:rPr>
      </w:pPr>
      <w:r w:rsidRPr="00844864">
        <w:rPr>
          <w:lang w:val="en-US"/>
        </w:rPr>
        <w:t>By</w:t>
      </w:r>
      <w:r w:rsidR="006F7769" w:rsidRPr="00844864">
        <w:rPr>
          <w:lang w:val="en-US"/>
        </w:rPr>
        <w:t xml:space="preserve"> using a </w:t>
      </w:r>
      <w:proofErr w:type="spellStart"/>
      <w:r w:rsidR="006F7769" w:rsidRPr="00844864">
        <w:rPr>
          <w:lang w:val="en-US"/>
        </w:rPr>
        <w:t>Jupyter</w:t>
      </w:r>
      <w:proofErr w:type="spellEnd"/>
      <w:r w:rsidR="006F7769" w:rsidRPr="00844864">
        <w:rPr>
          <w:lang w:val="en-US"/>
        </w:rPr>
        <w:t xml:space="preserve"> notebook, this ETL process is completely self-documenting and maintainable.</w:t>
      </w:r>
    </w:p>
    <w:p w14:paraId="63F9E954" w14:textId="77777777" w:rsidR="00E5537F" w:rsidRDefault="00AF6FC5" w:rsidP="00E5537F">
      <w:pPr>
        <w:keepNext/>
        <w:jc w:val="center"/>
      </w:pPr>
      <w:r>
        <w:rPr>
          <w:noProof/>
          <w:lang w:eastAsia="nl-BE"/>
        </w:rPr>
        <w:lastRenderedPageBreak/>
        <w:drawing>
          <wp:inline distT="0" distB="0" distL="0" distR="0" wp14:anchorId="57B5FA73" wp14:editId="7B55ED15">
            <wp:extent cx="3997036" cy="2397889"/>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5155" cy="2402760"/>
                    </a:xfrm>
                    <a:prstGeom prst="rect">
                      <a:avLst/>
                    </a:prstGeom>
                    <a:noFill/>
                  </pic:spPr>
                </pic:pic>
              </a:graphicData>
            </a:graphic>
          </wp:inline>
        </w:drawing>
      </w:r>
    </w:p>
    <w:p w14:paraId="5C289BDC" w14:textId="50D869A9" w:rsidR="008576E2" w:rsidRPr="00844864" w:rsidRDefault="00E5537F" w:rsidP="00E5537F">
      <w:pPr>
        <w:pStyle w:val="Caption"/>
        <w:jc w:val="center"/>
        <w:rPr>
          <w:lang w:val="en-US"/>
        </w:rPr>
      </w:pPr>
      <w:bookmarkStart w:id="42" w:name="_Ref167278633"/>
      <w:r w:rsidRPr="00844864">
        <w:rPr>
          <w:lang w:val="en-US"/>
        </w:rPr>
        <w:t xml:space="preserve">Figure </w:t>
      </w:r>
      <w:r>
        <w:fldChar w:fldCharType="begin"/>
      </w:r>
      <w:r w:rsidRPr="00844864">
        <w:rPr>
          <w:lang w:val="en-US"/>
        </w:rPr>
        <w:instrText xml:space="preserve"> SEQ Figure \* ARABIC </w:instrText>
      </w:r>
      <w:r>
        <w:fldChar w:fldCharType="separate"/>
      </w:r>
      <w:r w:rsidR="006735F8">
        <w:rPr>
          <w:noProof/>
          <w:lang w:val="en-US"/>
        </w:rPr>
        <w:t>2</w:t>
      </w:r>
      <w:r>
        <w:rPr>
          <w:noProof/>
        </w:rPr>
        <w:fldChar w:fldCharType="end"/>
      </w:r>
      <w:bookmarkEnd w:id="42"/>
      <w:r w:rsidRPr="00844864">
        <w:rPr>
          <w:lang w:val="en-US"/>
        </w:rPr>
        <w:t xml:space="preserve"> Distribution of the life expectancy of wind farms for which there was no missing data.</w:t>
      </w:r>
    </w:p>
    <w:p w14:paraId="1CF0221D" w14:textId="1D57922D" w:rsidR="008576E2" w:rsidRDefault="008576E2" w:rsidP="008576E2">
      <w:pPr>
        <w:pStyle w:val="Heading1"/>
      </w:pPr>
      <w:bookmarkStart w:id="43" w:name="_Toc167402509"/>
      <w:bookmarkStart w:id="44" w:name="_Toc167044274"/>
      <w:r>
        <w:t>Validation</w:t>
      </w:r>
      <w:bookmarkEnd w:id="43"/>
      <w:r w:rsidR="00422691">
        <w:t xml:space="preserve"> </w:t>
      </w:r>
      <w:bookmarkEnd w:id="44"/>
    </w:p>
    <w:p w14:paraId="57FEAF03" w14:textId="2BF82C75" w:rsidR="008576E2" w:rsidRPr="00177070" w:rsidRDefault="008576E2" w:rsidP="008576E2">
      <w:pPr>
        <w:pStyle w:val="Heading2"/>
        <w:rPr>
          <w:lang w:val="en-US"/>
        </w:rPr>
      </w:pPr>
      <w:bookmarkStart w:id="45" w:name="_Toc167044275"/>
      <w:r w:rsidRPr="00177070">
        <w:rPr>
          <w:lang w:val="en-US"/>
        </w:rPr>
        <w:t>Domain</w:t>
      </w:r>
      <w:bookmarkEnd w:id="45"/>
      <w:r w:rsidR="00177070" w:rsidRPr="00177070">
        <w:rPr>
          <w:lang w:val="en-US"/>
        </w:rPr>
        <w:t xml:space="preserve"> situation and </w:t>
      </w:r>
      <w:r w:rsidR="00177070">
        <w:rPr>
          <w:lang w:val="en-US"/>
        </w:rPr>
        <w:t>data/task abstraction</w:t>
      </w:r>
    </w:p>
    <w:p w14:paraId="608CDB0F" w14:textId="66E68B9D" w:rsidR="008576E2" w:rsidRPr="00177070" w:rsidRDefault="00177070" w:rsidP="008576E2">
      <w:pPr>
        <w:rPr>
          <w:lang w:val="en-US"/>
        </w:rPr>
      </w:pPr>
      <w:r w:rsidRPr="00177070">
        <w:rPr>
          <w:lang w:val="en-US"/>
        </w:rPr>
        <w:t>The target user</w:t>
      </w:r>
      <w:r>
        <w:rPr>
          <w:lang w:val="en-US"/>
        </w:rPr>
        <w:t xml:space="preserve"> – as described above –</w:t>
      </w:r>
      <w:r w:rsidRPr="00177070">
        <w:rPr>
          <w:lang w:val="en-US"/>
        </w:rPr>
        <w:t xml:space="preserve"> was </w:t>
      </w:r>
      <w:r>
        <w:rPr>
          <w:lang w:val="en-US"/>
        </w:rPr>
        <w:t>thought about in the design phase and some key questions were created that should be answered by using the developed visualization. Questions are combining ‘</w:t>
      </w:r>
      <w:proofErr w:type="spellStart"/>
      <w:r>
        <w:rPr>
          <w:lang w:val="en-US"/>
        </w:rPr>
        <w:t>analyse</w:t>
      </w:r>
      <w:proofErr w:type="spellEnd"/>
      <w:r>
        <w:rPr>
          <w:lang w:val="en-US"/>
        </w:rPr>
        <w:t>’, ‘search’ and ‘query’ aspects. After development, those same questions were asked to a few possible users with different backgrounds.</w:t>
      </w:r>
    </w:p>
    <w:p w14:paraId="37593305" w14:textId="37D85811" w:rsidR="008576E2" w:rsidRDefault="008576E2" w:rsidP="008576E2">
      <w:pPr>
        <w:pStyle w:val="Heading2"/>
      </w:pPr>
      <w:bookmarkStart w:id="46" w:name="_Toc167044277"/>
      <w:r>
        <w:t>Visual encoding</w:t>
      </w:r>
      <w:bookmarkEnd w:id="46"/>
      <w:r w:rsidR="00177070">
        <w:t>/interaction idiom</w:t>
      </w:r>
    </w:p>
    <w:p w14:paraId="6D6F56BC" w14:textId="737BB890" w:rsidR="00177070" w:rsidRDefault="00177070" w:rsidP="00177070">
      <w:pPr>
        <w:rPr>
          <w:lang w:val="en-US"/>
        </w:rPr>
      </w:pPr>
      <w:r w:rsidRPr="00177070">
        <w:rPr>
          <w:lang w:val="en-US"/>
        </w:rPr>
        <w:t xml:space="preserve">The </w:t>
      </w:r>
      <w:r>
        <w:rPr>
          <w:lang w:val="en-US"/>
        </w:rPr>
        <w:t xml:space="preserve">different visual components are linked to </w:t>
      </w:r>
      <w:r w:rsidR="008C729E">
        <w:rPr>
          <w:lang w:val="en-US"/>
        </w:rPr>
        <w:t>each other</w:t>
      </w:r>
      <w:r>
        <w:rPr>
          <w:lang w:val="en-US"/>
        </w:rPr>
        <w:t xml:space="preserve">, so </w:t>
      </w:r>
      <w:r w:rsidR="00D8766A">
        <w:rPr>
          <w:lang w:val="en-US"/>
        </w:rPr>
        <w:t>changes on the filters will update all different visualization components. Alphabetical combo boxes are used for filtering on categorical values and a slider is used for filtering on numerical (time) values.</w:t>
      </w:r>
    </w:p>
    <w:p w14:paraId="30C0978C" w14:textId="351FE7E4" w:rsidR="00D8766A" w:rsidRDefault="00D8766A" w:rsidP="00177070">
      <w:pPr>
        <w:rPr>
          <w:lang w:val="en-US"/>
        </w:rPr>
      </w:pPr>
      <w:r>
        <w:rPr>
          <w:lang w:val="en-US"/>
        </w:rPr>
        <w:t xml:space="preserve">For the visualizations human capabilities are considered in the design. Markers on the map have a size as channel for capacity and hue as a channel for status. Sensible hues are selected for the different status categories (e.g. </w:t>
      </w:r>
      <w:proofErr w:type="gramStart"/>
      <w:r>
        <w:rPr>
          <w:lang w:val="en-US"/>
        </w:rPr>
        <w:t>red-orange</w:t>
      </w:r>
      <w:proofErr w:type="gramEnd"/>
      <w:r>
        <w:rPr>
          <w:lang w:val="en-US"/>
        </w:rPr>
        <w:t xml:space="preserve"> = retired). </w:t>
      </w:r>
      <w:r w:rsidR="008C729E">
        <w:rPr>
          <w:lang w:val="en-US"/>
        </w:rPr>
        <w:t>Choropleth</w:t>
      </w:r>
      <w:r>
        <w:rPr>
          <w:lang w:val="en-US"/>
        </w:rPr>
        <w:t xml:space="preserve"> was not used for the map, as offshore concessions are often too small to have a benefit of using hue as channel. </w:t>
      </w:r>
    </w:p>
    <w:p w14:paraId="3EF52750" w14:textId="222C0642" w:rsidR="00D8766A" w:rsidRDefault="00D8766A" w:rsidP="00177070">
      <w:pPr>
        <w:rPr>
          <w:lang w:val="en-US"/>
        </w:rPr>
      </w:pPr>
      <w:r>
        <w:rPr>
          <w:lang w:val="en-US"/>
        </w:rPr>
        <w:t xml:space="preserve">For the horizontal bar chart, position is used as an extra channel for capacity and hue as a channel for status. </w:t>
      </w:r>
    </w:p>
    <w:p w14:paraId="18B1B3F7" w14:textId="16A53D94" w:rsidR="00D8766A" w:rsidRPr="00177070" w:rsidRDefault="00D8766A" w:rsidP="00177070">
      <w:pPr>
        <w:rPr>
          <w:lang w:val="en-US"/>
        </w:rPr>
      </w:pPr>
      <w:r>
        <w:rPr>
          <w:lang w:val="en-US"/>
        </w:rPr>
        <w:t xml:space="preserve">During validation, human time was measured to analyze how quick </w:t>
      </w:r>
      <w:proofErr w:type="gramStart"/>
      <w:r>
        <w:rPr>
          <w:lang w:val="en-US"/>
        </w:rPr>
        <w:t>an</w:t>
      </w:r>
      <w:proofErr w:type="gramEnd"/>
      <w:r>
        <w:rPr>
          <w:lang w:val="en-US"/>
        </w:rPr>
        <w:t xml:space="preserve"> user could find the answers on the test questions.</w:t>
      </w:r>
    </w:p>
    <w:p w14:paraId="449E15ED" w14:textId="77777777" w:rsidR="008576E2" w:rsidRDefault="008576E2" w:rsidP="008576E2">
      <w:pPr>
        <w:pStyle w:val="Heading2"/>
      </w:pPr>
      <w:bookmarkStart w:id="47" w:name="_Toc167044278"/>
      <w:r>
        <w:t>Algorithm</w:t>
      </w:r>
      <w:bookmarkEnd w:id="47"/>
    </w:p>
    <w:p w14:paraId="7FBC103E" w14:textId="5293B6BE" w:rsidR="008576E2" w:rsidRPr="008C729E" w:rsidRDefault="008C729E" w:rsidP="008576E2">
      <w:pPr>
        <w:rPr>
          <w:lang w:val="en-US"/>
        </w:rPr>
      </w:pPr>
      <w:r w:rsidRPr="008C729E">
        <w:rPr>
          <w:lang w:val="en-US"/>
        </w:rPr>
        <w:t>The dataset is static, which</w:t>
      </w:r>
      <w:r>
        <w:rPr>
          <w:lang w:val="en-US"/>
        </w:rPr>
        <w:t xml:space="preserve"> makes it possible to pre-compute query and summary statistics to improve performance. The map visualization was expected to be the slowest element and therefore multiple map frameworks were tested until one was found with a good performance </w:t>
      </w:r>
      <w:proofErr w:type="gramStart"/>
      <w:r>
        <w:rPr>
          <w:lang w:val="en-US"/>
        </w:rPr>
        <w:t>for the amount of</w:t>
      </w:r>
      <w:proofErr w:type="gramEnd"/>
      <w:r>
        <w:rPr>
          <w:lang w:val="en-US"/>
        </w:rPr>
        <w:t xml:space="preserve"> data (</w:t>
      </w:r>
      <w:proofErr w:type="spellStart"/>
      <w:r>
        <w:rPr>
          <w:lang w:val="en-US"/>
        </w:rPr>
        <w:t>Plotly-Mapbox</w:t>
      </w:r>
      <w:proofErr w:type="spellEnd"/>
      <w:r>
        <w:rPr>
          <w:lang w:val="en-US"/>
        </w:rPr>
        <w:t>). It was found to take less than a second too fully load all data on the map.</w:t>
      </w:r>
    </w:p>
    <w:p w14:paraId="6CC810FC" w14:textId="77777777" w:rsidR="008576E2" w:rsidRDefault="008576E2" w:rsidP="008576E2">
      <w:pPr>
        <w:pStyle w:val="Heading1"/>
      </w:pPr>
      <w:bookmarkStart w:id="48" w:name="_Toc167044279"/>
      <w:bookmarkStart w:id="49" w:name="_Toc167402510"/>
      <w:r>
        <w:t>Product</w:t>
      </w:r>
      <w:bookmarkEnd w:id="48"/>
      <w:bookmarkEnd w:id="49"/>
    </w:p>
    <w:p w14:paraId="52407421" w14:textId="77777777" w:rsidR="008576E2" w:rsidRDefault="008576E2" w:rsidP="008576E2">
      <w:pPr>
        <w:pStyle w:val="Heading2"/>
      </w:pPr>
      <w:bookmarkStart w:id="50" w:name="_Toc167044280"/>
      <w:r>
        <w:t>Mockups</w:t>
      </w:r>
      <w:bookmarkEnd w:id="50"/>
    </w:p>
    <w:p w14:paraId="0DB3F513" w14:textId="08314328" w:rsidR="008576E2" w:rsidRDefault="000E3222" w:rsidP="008576E2">
      <w:r w:rsidRPr="00844864">
        <w:rPr>
          <w:lang w:val="en-US"/>
        </w:rPr>
        <w:t xml:space="preserve">For inspiration we drew from the John Hopkins Covid dashboard Course example. During a team call, a mockup was created to agree on a target layout. </w:t>
      </w:r>
      <w:r>
        <w:t xml:space="preserve">From this sessions we concluded: </w:t>
      </w:r>
    </w:p>
    <w:p w14:paraId="4BCDA0A2" w14:textId="77777777" w:rsidR="000E3222" w:rsidRPr="00844864" w:rsidRDefault="000E3222" w:rsidP="00DE7188">
      <w:pPr>
        <w:pStyle w:val="ListParagraph"/>
        <w:numPr>
          <w:ilvl w:val="0"/>
          <w:numId w:val="8"/>
        </w:numPr>
        <w:rPr>
          <w:lang w:val="en-US"/>
        </w:rPr>
      </w:pPr>
      <w:r w:rsidRPr="00844864">
        <w:rPr>
          <w:lang w:val="en-US"/>
        </w:rPr>
        <w:lastRenderedPageBreak/>
        <w:t xml:space="preserve">Big aggregate numbers (BANs) should be used to show aggregate </w:t>
      </w:r>
      <w:proofErr w:type="gramStart"/>
      <w:r w:rsidRPr="00844864">
        <w:rPr>
          <w:lang w:val="en-US"/>
        </w:rPr>
        <w:t>results, and</w:t>
      </w:r>
      <w:proofErr w:type="gramEnd"/>
      <w:r w:rsidRPr="00844864">
        <w:rPr>
          <w:lang w:val="en-US"/>
        </w:rPr>
        <w:t xml:space="preserve"> be placed on the left.</w:t>
      </w:r>
    </w:p>
    <w:p w14:paraId="2A9852AD" w14:textId="77777777" w:rsidR="000E3222" w:rsidRPr="00844864" w:rsidRDefault="000E3222" w:rsidP="00DE7188">
      <w:pPr>
        <w:pStyle w:val="ListParagraph"/>
        <w:numPr>
          <w:ilvl w:val="0"/>
          <w:numId w:val="8"/>
        </w:numPr>
        <w:rPr>
          <w:lang w:val="en-US"/>
        </w:rPr>
      </w:pPr>
      <w:r w:rsidRPr="00844864">
        <w:rPr>
          <w:lang w:val="en-US"/>
        </w:rPr>
        <w:t xml:space="preserve">The filters should be on the top of the screen. They should impact the BAN, map and bar chart. </w:t>
      </w:r>
    </w:p>
    <w:p w14:paraId="30A878F0" w14:textId="77777777" w:rsidR="000E3222" w:rsidRPr="00844864" w:rsidRDefault="000E3222" w:rsidP="00DE7188">
      <w:pPr>
        <w:pStyle w:val="ListParagraph"/>
        <w:numPr>
          <w:ilvl w:val="0"/>
          <w:numId w:val="8"/>
        </w:numPr>
        <w:rPr>
          <w:lang w:val="en-US"/>
        </w:rPr>
      </w:pPr>
      <w:r w:rsidRPr="00844864">
        <w:rPr>
          <w:lang w:val="en-US"/>
        </w:rPr>
        <w:t>The map should be the central piece of the dashboard and take up sufficient space.</w:t>
      </w:r>
    </w:p>
    <w:p w14:paraId="4A344A9B" w14:textId="77777777" w:rsidR="000E3222" w:rsidRPr="00844864" w:rsidRDefault="000E3222" w:rsidP="00DE7188">
      <w:pPr>
        <w:pStyle w:val="ListParagraph"/>
        <w:numPr>
          <w:ilvl w:val="0"/>
          <w:numId w:val="8"/>
        </w:numPr>
        <w:rPr>
          <w:lang w:val="en-US"/>
        </w:rPr>
      </w:pPr>
      <w:r w:rsidRPr="00844864">
        <w:rPr>
          <w:lang w:val="en-US"/>
        </w:rPr>
        <w:t>A ranked bar chart should be placed on the right and allow the user to explore the largest units.</w:t>
      </w:r>
    </w:p>
    <w:p w14:paraId="531EF7B8" w14:textId="77777777" w:rsidR="000E3222" w:rsidRPr="00844864" w:rsidRDefault="000E3222">
      <w:pPr>
        <w:rPr>
          <w:lang w:val="en-US"/>
        </w:rPr>
      </w:pPr>
      <w:r w:rsidRPr="00844864">
        <w:rPr>
          <w:lang w:val="en-US"/>
        </w:rPr>
        <w:t>Having made this mockup allowed us to collect feedback before creating the first prototype (e.g. some filters are missing).</w:t>
      </w:r>
    </w:p>
    <w:p w14:paraId="66123EC2" w14:textId="77777777" w:rsidR="000E3222" w:rsidRDefault="000E3222" w:rsidP="008576E2">
      <w:r w:rsidRPr="000E3222">
        <w:rPr>
          <w:noProof/>
          <w:lang w:eastAsia="nl-BE"/>
        </w:rPr>
        <w:drawing>
          <wp:inline distT="0" distB="0" distL="0" distR="0" wp14:anchorId="2A7540A2" wp14:editId="6F3D4005">
            <wp:extent cx="5365750" cy="251642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1530" cy="2519132"/>
                    </a:xfrm>
                    <a:prstGeom prst="rect">
                      <a:avLst/>
                    </a:prstGeom>
                  </pic:spPr>
                </pic:pic>
              </a:graphicData>
            </a:graphic>
          </wp:inline>
        </w:drawing>
      </w:r>
    </w:p>
    <w:p w14:paraId="0AB94810" w14:textId="77777777" w:rsidR="00666DAB" w:rsidRDefault="00666DAB" w:rsidP="008576E2">
      <w:pPr>
        <w:pStyle w:val="Heading2"/>
      </w:pPr>
      <w:bookmarkStart w:id="51" w:name="_Toc167044281"/>
      <w:r>
        <w:t>Framework</w:t>
      </w:r>
      <w:bookmarkEnd w:id="51"/>
      <w:r w:rsidR="00A00FC7">
        <w:t xml:space="preserve"> choices</w:t>
      </w:r>
    </w:p>
    <w:p w14:paraId="010E3BD3" w14:textId="77777777" w:rsidR="00A00FC7" w:rsidRPr="00844864" w:rsidRDefault="00A00FC7" w:rsidP="00DE7188">
      <w:pPr>
        <w:rPr>
          <w:lang w:val="en-US"/>
        </w:rPr>
      </w:pPr>
      <w:r w:rsidRPr="00844864">
        <w:rPr>
          <w:lang w:val="en-US"/>
        </w:rPr>
        <w:t xml:space="preserve">The interactive </w:t>
      </w:r>
      <w:proofErr w:type="spellStart"/>
      <w:r w:rsidRPr="00844864">
        <w:rPr>
          <w:lang w:val="en-US"/>
        </w:rPr>
        <w:t>visualisation</w:t>
      </w:r>
      <w:proofErr w:type="spellEnd"/>
      <w:r w:rsidRPr="00844864">
        <w:rPr>
          <w:lang w:val="en-US"/>
        </w:rPr>
        <w:t xml:space="preserve"> is built using the Dash and </w:t>
      </w:r>
      <w:proofErr w:type="spellStart"/>
      <w:r w:rsidRPr="00844864">
        <w:rPr>
          <w:lang w:val="en-US"/>
        </w:rPr>
        <w:t>Plotly</w:t>
      </w:r>
      <w:proofErr w:type="spellEnd"/>
      <w:r w:rsidRPr="00844864">
        <w:rPr>
          <w:lang w:val="en-US"/>
        </w:rPr>
        <w:t xml:space="preserve"> graphics. </w:t>
      </w:r>
    </w:p>
    <w:p w14:paraId="1A19AF00" w14:textId="77777777" w:rsidR="00A00FC7" w:rsidRPr="00844864" w:rsidRDefault="00A00FC7" w:rsidP="00DE7188">
      <w:pPr>
        <w:rPr>
          <w:lang w:val="en-US"/>
        </w:rPr>
      </w:pPr>
      <w:r w:rsidRPr="00844864">
        <w:rPr>
          <w:lang w:val="en-US"/>
        </w:rPr>
        <w:t>Dash</w:t>
      </w:r>
      <w:r w:rsidR="00F02ACF">
        <w:rPr>
          <w:rStyle w:val="FootnoteReference"/>
        </w:rPr>
        <w:footnoteReference w:id="4"/>
      </w:r>
      <w:r w:rsidRPr="00844864">
        <w:rPr>
          <w:lang w:val="en-US"/>
        </w:rPr>
        <w:t xml:space="preserve"> is a web framework for building interactive, web-based data visualization applications using Python. Dash is stateless, meaning that each user interaction with the application does not rely on the previous interactions, allowing for scalable and consistent performance regardless of the number of users. Dash is popular because it simplifies the process of building interactive, web-based data visualizations and applications with Python, making it accessible even for those with limited web development experience.</w:t>
      </w:r>
    </w:p>
    <w:p w14:paraId="665B3FF5" w14:textId="77777777" w:rsidR="00A00FC7" w:rsidRPr="00844864" w:rsidRDefault="00A00FC7" w:rsidP="00DE7188">
      <w:pPr>
        <w:rPr>
          <w:lang w:val="en-US"/>
        </w:rPr>
      </w:pPr>
      <w:proofErr w:type="spellStart"/>
      <w:r w:rsidRPr="00844864">
        <w:rPr>
          <w:lang w:val="en-US"/>
        </w:rPr>
        <w:t>Plotly</w:t>
      </w:r>
      <w:proofErr w:type="spellEnd"/>
      <w:r w:rsidR="00F02ACF">
        <w:rPr>
          <w:rStyle w:val="FootnoteReference"/>
        </w:rPr>
        <w:footnoteReference w:id="5"/>
      </w:r>
      <w:r w:rsidRPr="00844864">
        <w:rPr>
          <w:lang w:val="en-US"/>
        </w:rPr>
        <w:t xml:space="preserve"> is an open-source graphing library that enables the creation of interactive, web-based visualizations with ease and flexibility. </w:t>
      </w:r>
      <w:proofErr w:type="spellStart"/>
      <w:r w:rsidRPr="00844864">
        <w:rPr>
          <w:lang w:val="en-US"/>
        </w:rPr>
        <w:t>Plotly</w:t>
      </w:r>
      <w:proofErr w:type="spellEnd"/>
      <w:r w:rsidRPr="00844864">
        <w:rPr>
          <w:lang w:val="en-US"/>
        </w:rPr>
        <w:t xml:space="preserve"> is versatile, offering numerous ways to create a wide range of interactive visualizations. Given its many bindings, Python developers can use </w:t>
      </w:r>
      <w:proofErr w:type="spellStart"/>
      <w:r w:rsidRPr="00844864">
        <w:rPr>
          <w:lang w:val="en-US"/>
        </w:rPr>
        <w:t>Plotly</w:t>
      </w:r>
      <w:proofErr w:type="spellEnd"/>
      <w:r w:rsidRPr="00844864">
        <w:rPr>
          <w:lang w:val="en-US"/>
        </w:rPr>
        <w:t xml:space="preserve"> without needing to know JavaScript. </w:t>
      </w:r>
    </w:p>
    <w:p w14:paraId="55B17EBE" w14:textId="32F571D5" w:rsidR="00A00FC7" w:rsidRPr="00844864" w:rsidRDefault="00A00FC7" w:rsidP="00A00FC7">
      <w:pPr>
        <w:rPr>
          <w:lang w:val="en-US"/>
        </w:rPr>
      </w:pPr>
      <w:proofErr w:type="spellStart"/>
      <w:r w:rsidRPr="00844864">
        <w:rPr>
          <w:lang w:val="en-US"/>
        </w:rPr>
        <w:t>Plotly</w:t>
      </w:r>
      <w:proofErr w:type="spellEnd"/>
      <w:r w:rsidRPr="00844864">
        <w:rPr>
          <w:lang w:val="en-US"/>
        </w:rPr>
        <w:t xml:space="preserve"> and Dash integrate seamlessly. </w:t>
      </w:r>
    </w:p>
    <w:p w14:paraId="0D1CBF31" w14:textId="3A698331" w:rsidR="009C05EF" w:rsidRDefault="009C05EF" w:rsidP="00DE7188">
      <w:pPr>
        <w:jc w:val="center"/>
      </w:pPr>
      <w:r w:rsidRPr="00A00FC7">
        <w:rPr>
          <w:noProof/>
          <w:lang w:eastAsia="nl-BE"/>
        </w:rPr>
        <w:drawing>
          <wp:inline distT="0" distB="0" distL="0" distR="0" wp14:anchorId="7CDAC6D7" wp14:editId="700B105A">
            <wp:extent cx="3550920" cy="4933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989" cy="510563"/>
                    </a:xfrm>
                    <a:prstGeom prst="rect">
                      <a:avLst/>
                    </a:prstGeom>
                  </pic:spPr>
                </pic:pic>
              </a:graphicData>
            </a:graphic>
          </wp:inline>
        </w:drawing>
      </w:r>
    </w:p>
    <w:p w14:paraId="1558345D" w14:textId="77777777" w:rsidR="00A00FC7" w:rsidRDefault="00A00FC7">
      <w:pPr>
        <w:pStyle w:val="Heading2"/>
      </w:pPr>
      <w:r>
        <w:t xml:space="preserve">Map </w:t>
      </w:r>
      <w:r w:rsidRPr="00A00FC7">
        <w:t>visualizations</w:t>
      </w:r>
    </w:p>
    <w:p w14:paraId="73DD987E" w14:textId="2FC2DF55" w:rsidR="007B65B1" w:rsidRPr="004E5E88" w:rsidRDefault="00A00FC7" w:rsidP="00DE7188">
      <w:pPr>
        <w:rPr>
          <w:lang w:val="en-US"/>
          <w:rPrChange w:id="56" w:author="Ruth Vandeputte" w:date="2024-05-23T23:07:00Z">
            <w:rPr/>
          </w:rPrChange>
        </w:rPr>
      </w:pPr>
      <w:r w:rsidRPr="004E5E88">
        <w:rPr>
          <w:lang w:val="en-US"/>
          <w:rPrChange w:id="57" w:author="Ruth Vandeputte" w:date="2024-05-23T23:07:00Z">
            <w:rPr/>
          </w:rPrChange>
        </w:rPr>
        <w:t xml:space="preserve">With a </w:t>
      </w:r>
      <w:r w:rsidR="007B65B1" w:rsidRPr="004E5E88">
        <w:rPr>
          <w:lang w:val="en-US"/>
          <w:rPrChange w:id="58" w:author="Ruth Vandeputte" w:date="2024-05-23T23:07:00Z">
            <w:rPr/>
          </w:rPrChange>
        </w:rPr>
        <w:t xml:space="preserve">map </w:t>
      </w:r>
      <w:r w:rsidRPr="004E5E88">
        <w:rPr>
          <w:lang w:val="en-US"/>
          <w:rPrChange w:id="59" w:author="Ruth Vandeputte" w:date="2024-05-23T23:07:00Z">
            <w:rPr/>
          </w:rPrChange>
        </w:rPr>
        <w:t xml:space="preserve">as the centerpiece of the app, some research time was devoted to finding </w:t>
      </w:r>
      <w:r w:rsidR="007B65B1" w:rsidRPr="004E5E88">
        <w:rPr>
          <w:lang w:val="en-US"/>
          <w:rPrChange w:id="60" w:author="Ruth Vandeputte" w:date="2024-05-23T23:07:00Z">
            <w:rPr/>
          </w:rPrChange>
        </w:rPr>
        <w:t xml:space="preserve">and testing </w:t>
      </w:r>
      <w:r w:rsidRPr="004E5E88">
        <w:rPr>
          <w:lang w:val="en-US"/>
          <w:rPrChange w:id="61" w:author="Ruth Vandeputte" w:date="2024-05-23T23:07:00Z">
            <w:rPr/>
          </w:rPrChange>
        </w:rPr>
        <w:t xml:space="preserve">the optimal </w:t>
      </w:r>
      <w:r w:rsidR="007B65B1" w:rsidRPr="004E5E88">
        <w:rPr>
          <w:lang w:val="en-US"/>
          <w:rPrChange w:id="62" w:author="Ruth Vandeputte" w:date="2024-05-23T23:07:00Z">
            <w:rPr/>
          </w:rPrChange>
        </w:rPr>
        <w:t xml:space="preserve">map </w:t>
      </w:r>
      <w:r w:rsidR="00504C87" w:rsidRPr="004E5E88">
        <w:rPr>
          <w:lang w:val="en-US"/>
          <w:rPrChange w:id="63" w:author="Ruth Vandeputte" w:date="2024-05-23T23:07:00Z">
            <w:rPr/>
          </w:rPrChange>
        </w:rPr>
        <w:t>visualization</w:t>
      </w:r>
      <w:r w:rsidR="007B65B1" w:rsidRPr="004E5E88">
        <w:rPr>
          <w:lang w:val="en-US"/>
          <w:rPrChange w:id="64" w:author="Ruth Vandeputte" w:date="2024-05-23T23:07:00Z">
            <w:rPr/>
          </w:rPrChange>
        </w:rPr>
        <w:t xml:space="preserve"> framework. While a 3D representation may give off a modern first </w:t>
      </w:r>
      <w:r w:rsidR="007B65B1" w:rsidRPr="004E5E88">
        <w:rPr>
          <w:lang w:val="en-US"/>
          <w:rPrChange w:id="65" w:author="Ruth Vandeputte" w:date="2024-05-23T23:07:00Z">
            <w:rPr/>
          </w:rPrChange>
        </w:rPr>
        <w:lastRenderedPageBreak/>
        <w:t xml:space="preserve">impression, it is inferior to a 2D representation due to occlusion. E.g. in </w:t>
      </w:r>
      <w:r w:rsidR="00D91F53">
        <w:rPr>
          <w:highlight w:val="yellow"/>
        </w:rPr>
        <w:fldChar w:fldCharType="begin"/>
      </w:r>
      <w:r w:rsidR="00D91F53" w:rsidRPr="004E5E88">
        <w:rPr>
          <w:lang w:val="en-US"/>
          <w:rPrChange w:id="66" w:author="Ruth Vandeputte" w:date="2024-05-23T23:07:00Z">
            <w:rPr/>
          </w:rPrChange>
        </w:rPr>
        <w:instrText xml:space="preserve"> REF _Ref167278744 \h </w:instrText>
      </w:r>
      <w:r w:rsidR="00D91F53">
        <w:rPr>
          <w:highlight w:val="yellow"/>
        </w:rPr>
      </w:r>
      <w:r w:rsidR="00D91F53">
        <w:rPr>
          <w:highlight w:val="yellow"/>
        </w:rPr>
        <w:fldChar w:fldCharType="separate"/>
      </w:r>
      <w:r w:rsidR="00D91F53" w:rsidRPr="004E5E88">
        <w:rPr>
          <w:lang w:val="en-US"/>
          <w:rPrChange w:id="67" w:author="Ruth Vandeputte" w:date="2024-05-23T23:07:00Z">
            <w:rPr/>
          </w:rPrChange>
        </w:rPr>
        <w:t xml:space="preserve">Figure </w:t>
      </w:r>
      <w:r w:rsidR="00D91F53" w:rsidRPr="004E5E88">
        <w:rPr>
          <w:noProof/>
          <w:lang w:val="en-US"/>
          <w:rPrChange w:id="68" w:author="Ruth Vandeputte" w:date="2024-05-23T23:07:00Z">
            <w:rPr>
              <w:noProof/>
            </w:rPr>
          </w:rPrChange>
        </w:rPr>
        <w:t>3</w:t>
      </w:r>
      <w:r w:rsidR="00D91F53">
        <w:rPr>
          <w:highlight w:val="yellow"/>
        </w:rPr>
        <w:fldChar w:fldCharType="end"/>
      </w:r>
      <w:r w:rsidR="00D91F53" w:rsidRPr="004E5E88">
        <w:rPr>
          <w:lang w:val="en-US"/>
          <w:rPrChange w:id="69" w:author="Ruth Vandeputte" w:date="2024-05-23T23:07:00Z">
            <w:rPr/>
          </w:rPrChange>
        </w:rPr>
        <w:t xml:space="preserve"> </w:t>
      </w:r>
      <w:r w:rsidR="007B65B1" w:rsidRPr="004E5E88">
        <w:rPr>
          <w:lang w:val="en-US"/>
          <w:rPrChange w:id="70" w:author="Ruth Vandeputte" w:date="2024-05-23T23:07:00Z">
            <w:rPr/>
          </w:rPrChange>
        </w:rPr>
        <w:t>it is impossible to see what countries the circles on the north relate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5554"/>
      </w:tblGrid>
      <w:tr w:rsidR="00D91F53" w:rsidRPr="004E5E88" w14:paraId="694242B7" w14:textId="77777777" w:rsidTr="00B80691">
        <w:tc>
          <w:tcPr>
            <w:tcW w:w="4508" w:type="dxa"/>
          </w:tcPr>
          <w:p w14:paraId="2754FF68" w14:textId="77777777" w:rsidR="00D91F53" w:rsidRDefault="00D91F53" w:rsidP="00D91F53">
            <w:pPr>
              <w:keepNext/>
            </w:pPr>
            <w:r w:rsidRPr="007B65B1">
              <w:rPr>
                <w:noProof/>
                <w:lang w:eastAsia="nl-BE"/>
              </w:rPr>
              <w:drawing>
                <wp:inline distT="0" distB="0" distL="0" distR="0" wp14:anchorId="41EE951C" wp14:editId="78DB24C4">
                  <wp:extent cx="2094759" cy="2146300"/>
                  <wp:effectExtent l="0" t="0" r="127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3" cstate="print">
                            <a:extLst>
                              <a:ext uri="{28A0092B-C50C-407E-A947-70E740481C1C}">
                                <a14:useLocalDpi xmlns:a14="http://schemas.microsoft.com/office/drawing/2010/main" val="0"/>
                              </a:ext>
                            </a:extLst>
                          </a:blip>
                          <a:srcRect l="16282"/>
                          <a:stretch/>
                        </pic:blipFill>
                        <pic:spPr>
                          <a:xfrm>
                            <a:off x="0" y="0"/>
                            <a:ext cx="2102476" cy="2154207"/>
                          </a:xfrm>
                          <a:prstGeom prst="rect">
                            <a:avLst/>
                          </a:prstGeom>
                        </pic:spPr>
                      </pic:pic>
                    </a:graphicData>
                  </a:graphic>
                </wp:inline>
              </w:drawing>
            </w:r>
          </w:p>
          <w:p w14:paraId="13D1AE3F" w14:textId="56909151" w:rsidR="00D91F53" w:rsidRPr="004E5E88" w:rsidRDefault="00D91F53" w:rsidP="00D91F53">
            <w:pPr>
              <w:pStyle w:val="Caption"/>
              <w:jc w:val="center"/>
              <w:rPr>
                <w:noProof/>
                <w:lang w:val="en-US" w:eastAsia="nl-BE"/>
                <w:rPrChange w:id="71" w:author="Ruth Vandeputte" w:date="2024-05-23T23:07:00Z">
                  <w:rPr>
                    <w:noProof/>
                    <w:lang w:eastAsia="nl-BE"/>
                  </w:rPr>
                </w:rPrChange>
              </w:rPr>
            </w:pPr>
            <w:bookmarkStart w:id="72" w:name="_Ref167278744"/>
            <w:r w:rsidRPr="004E5E88">
              <w:rPr>
                <w:lang w:val="en-US"/>
                <w:rPrChange w:id="73" w:author="Ruth Vandeputte" w:date="2024-05-23T23:07:00Z">
                  <w:rPr/>
                </w:rPrChange>
              </w:rPr>
              <w:t xml:space="preserve">Figure </w:t>
            </w:r>
            <w:r>
              <w:fldChar w:fldCharType="begin"/>
            </w:r>
            <w:r w:rsidRPr="004E5E88">
              <w:rPr>
                <w:lang w:val="en-US"/>
                <w:rPrChange w:id="74" w:author="Ruth Vandeputte" w:date="2024-05-23T23:07:00Z">
                  <w:rPr/>
                </w:rPrChange>
              </w:rPr>
              <w:instrText xml:space="preserve"> SEQ Figure \* ARABIC </w:instrText>
            </w:r>
            <w:r>
              <w:fldChar w:fldCharType="separate"/>
            </w:r>
            <w:ins w:id="75" w:author="Ruth Vandeputte" w:date="2024-05-23T23:35:00Z">
              <w:r w:rsidR="006735F8">
                <w:rPr>
                  <w:noProof/>
                  <w:lang w:val="en-US"/>
                </w:rPr>
                <w:t>3</w:t>
              </w:r>
            </w:ins>
            <w:del w:id="76" w:author="Ruth Vandeputte" w:date="2024-05-23T23:26:00Z">
              <w:r w:rsidR="006B5759" w:rsidRPr="004E5E88" w:rsidDel="00984FE7">
                <w:rPr>
                  <w:noProof/>
                  <w:lang w:val="en-US"/>
                  <w:rPrChange w:id="77" w:author="Ruth Vandeputte" w:date="2024-05-23T23:07:00Z">
                    <w:rPr>
                      <w:noProof/>
                    </w:rPr>
                  </w:rPrChange>
                </w:rPr>
                <w:delText>3</w:delText>
              </w:r>
            </w:del>
            <w:r>
              <w:rPr>
                <w:noProof/>
              </w:rPr>
              <w:fldChar w:fldCharType="end"/>
            </w:r>
            <w:bookmarkEnd w:id="72"/>
            <w:r w:rsidRPr="004E5E88">
              <w:rPr>
                <w:lang w:val="en-US"/>
                <w:rPrChange w:id="78" w:author="Ruth Vandeputte" w:date="2024-05-23T23:07:00Z">
                  <w:rPr/>
                </w:rPrChange>
              </w:rPr>
              <w:t xml:space="preserve"> Map visualization experiment using 3D globe.</w:t>
            </w:r>
          </w:p>
        </w:tc>
        <w:tc>
          <w:tcPr>
            <w:tcW w:w="4508" w:type="dxa"/>
          </w:tcPr>
          <w:p w14:paraId="71E98946" w14:textId="77777777" w:rsidR="00D91F53" w:rsidRDefault="00D91F53" w:rsidP="00D91F53">
            <w:pPr>
              <w:keepNext/>
            </w:pPr>
            <w:r w:rsidRPr="007B65B1">
              <w:rPr>
                <w:noProof/>
                <w:lang w:eastAsia="nl-BE"/>
              </w:rPr>
              <w:drawing>
                <wp:inline distT="0" distB="0" distL="0" distR="0" wp14:anchorId="22927E30" wp14:editId="68FFBD7E">
                  <wp:extent cx="3435350" cy="2122259"/>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9923" cy="2137440"/>
                          </a:xfrm>
                          <a:prstGeom prst="rect">
                            <a:avLst/>
                          </a:prstGeom>
                        </pic:spPr>
                      </pic:pic>
                    </a:graphicData>
                  </a:graphic>
                </wp:inline>
              </w:drawing>
            </w:r>
          </w:p>
          <w:p w14:paraId="6E165185" w14:textId="2D4DD47C" w:rsidR="00D91F53" w:rsidRPr="004E5E88" w:rsidRDefault="00D91F53" w:rsidP="00D91F53">
            <w:pPr>
              <w:pStyle w:val="Caption"/>
              <w:jc w:val="center"/>
              <w:rPr>
                <w:noProof/>
                <w:lang w:val="en-US" w:eastAsia="nl-BE"/>
                <w:rPrChange w:id="79" w:author="Ruth Vandeputte" w:date="2024-05-23T23:07:00Z">
                  <w:rPr>
                    <w:noProof/>
                    <w:lang w:eastAsia="nl-BE"/>
                  </w:rPr>
                </w:rPrChange>
              </w:rPr>
            </w:pPr>
            <w:r w:rsidRPr="004E5E88">
              <w:rPr>
                <w:lang w:val="en-US"/>
                <w:rPrChange w:id="80" w:author="Ruth Vandeputte" w:date="2024-05-23T23:07:00Z">
                  <w:rPr/>
                </w:rPrChange>
              </w:rPr>
              <w:t xml:space="preserve">Figure </w:t>
            </w:r>
            <w:r>
              <w:fldChar w:fldCharType="begin"/>
            </w:r>
            <w:r w:rsidRPr="004E5E88">
              <w:rPr>
                <w:lang w:val="en-US"/>
                <w:rPrChange w:id="81" w:author="Ruth Vandeputte" w:date="2024-05-23T23:07:00Z">
                  <w:rPr/>
                </w:rPrChange>
              </w:rPr>
              <w:instrText xml:space="preserve"> SEQ Figure \* ARABIC </w:instrText>
            </w:r>
            <w:r>
              <w:fldChar w:fldCharType="separate"/>
            </w:r>
            <w:ins w:id="82" w:author="Ruth Vandeputte" w:date="2024-05-23T23:35:00Z">
              <w:r w:rsidR="006735F8">
                <w:rPr>
                  <w:noProof/>
                  <w:lang w:val="en-US"/>
                </w:rPr>
                <w:t>4</w:t>
              </w:r>
            </w:ins>
            <w:del w:id="83" w:author="Ruth Vandeputte" w:date="2024-05-23T23:26:00Z">
              <w:r w:rsidR="006B5759" w:rsidRPr="004E5E88" w:rsidDel="00984FE7">
                <w:rPr>
                  <w:noProof/>
                  <w:lang w:val="en-US"/>
                  <w:rPrChange w:id="84" w:author="Ruth Vandeputte" w:date="2024-05-23T23:07:00Z">
                    <w:rPr>
                      <w:noProof/>
                    </w:rPr>
                  </w:rPrChange>
                </w:rPr>
                <w:delText>4</w:delText>
              </w:r>
            </w:del>
            <w:r>
              <w:rPr>
                <w:noProof/>
              </w:rPr>
              <w:fldChar w:fldCharType="end"/>
            </w:r>
            <w:r w:rsidRPr="004E5E88">
              <w:rPr>
                <w:lang w:val="en-US"/>
                <w:rPrChange w:id="85" w:author="Ruth Vandeputte" w:date="2024-05-23T23:07:00Z">
                  <w:rPr/>
                </w:rPrChange>
              </w:rPr>
              <w:t xml:space="preserve"> Map visualization experiment using 2D projection.</w:t>
            </w:r>
          </w:p>
        </w:tc>
      </w:tr>
    </w:tbl>
    <w:p w14:paraId="04A6C5B7" w14:textId="77777777" w:rsidR="00D91F53" w:rsidRPr="004E5E88" w:rsidRDefault="00D91F53" w:rsidP="00DE7188">
      <w:pPr>
        <w:rPr>
          <w:noProof/>
          <w:lang w:val="en-US" w:eastAsia="nl-BE"/>
          <w:rPrChange w:id="86" w:author="Ruth Vandeputte" w:date="2024-05-23T23:07:00Z">
            <w:rPr>
              <w:noProof/>
              <w:lang w:eastAsia="nl-BE"/>
            </w:rPr>
          </w:rPrChange>
        </w:rPr>
      </w:pPr>
    </w:p>
    <w:p w14:paraId="2CA2B3DB" w14:textId="77777777" w:rsidR="00984FE7" w:rsidRDefault="007B65B1" w:rsidP="00E30D7D">
      <w:pPr>
        <w:rPr>
          <w:ins w:id="87" w:author="Ruth Vandeputte" w:date="2024-05-23T23:22:00Z"/>
          <w:lang w:val="en-US"/>
        </w:rPr>
      </w:pPr>
      <w:r w:rsidRPr="004E5E88">
        <w:rPr>
          <w:lang w:val="en-US"/>
          <w:rPrChange w:id="88" w:author="Ruth Vandeputte" w:date="2024-05-23T23:07:00Z">
            <w:rPr/>
          </w:rPrChange>
        </w:rPr>
        <w:t xml:space="preserve">A comparative table was found on </w:t>
      </w:r>
      <w:proofErr w:type="spellStart"/>
      <w:r w:rsidR="00504C87" w:rsidRPr="004E5E88">
        <w:rPr>
          <w:lang w:val="en-US"/>
          <w:rPrChange w:id="89" w:author="Ruth Vandeputte" w:date="2024-05-23T23:07:00Z">
            <w:rPr/>
          </w:rPrChange>
        </w:rPr>
        <w:t>P</w:t>
      </w:r>
      <w:r w:rsidRPr="004E5E88">
        <w:rPr>
          <w:lang w:val="en-US"/>
          <w:rPrChange w:id="90" w:author="Ruth Vandeputte" w:date="2024-05-23T23:07:00Z">
            <w:rPr/>
          </w:rPrChange>
        </w:rPr>
        <w:t>lotly’s</w:t>
      </w:r>
      <w:proofErr w:type="spellEnd"/>
      <w:r w:rsidRPr="004E5E88">
        <w:rPr>
          <w:lang w:val="en-US"/>
          <w:rPrChange w:id="91" w:author="Ruth Vandeputte" w:date="2024-05-23T23:07:00Z">
            <w:rPr/>
          </w:rPrChange>
        </w:rPr>
        <w:t xml:space="preserve"> website and copied in </w:t>
      </w:r>
      <w:r w:rsidRPr="004E5E88">
        <w:rPr>
          <w:b/>
          <w:highlight w:val="yellow"/>
          <w:lang w:val="en-US"/>
          <w:rPrChange w:id="92" w:author="Ruth Vandeputte" w:date="2024-05-23T23:07:00Z">
            <w:rPr>
              <w:b/>
              <w:highlight w:val="yellow"/>
            </w:rPr>
          </w:rPrChange>
        </w:rPr>
        <w:t>appendix B</w:t>
      </w:r>
      <w:r w:rsidRPr="004E5E88">
        <w:rPr>
          <w:b/>
          <w:lang w:val="en-US"/>
          <w:rPrChange w:id="93" w:author="Ruth Vandeputte" w:date="2024-05-23T23:07:00Z">
            <w:rPr>
              <w:b/>
            </w:rPr>
          </w:rPrChange>
        </w:rPr>
        <w:t xml:space="preserve">. </w:t>
      </w:r>
      <w:moveToRangeStart w:id="94" w:author="Ruth Vandeputte" w:date="2024-05-23T23:22:00Z" w:name="move167398966"/>
      <w:moveTo w:id="95" w:author="Ruth Vandeputte" w:date="2024-05-23T23:22:00Z">
        <w:r w:rsidR="00984FE7" w:rsidRPr="00C83204">
          <w:rPr>
            <w:lang w:val="en-US"/>
          </w:rPr>
          <w:t xml:space="preserve">In the end the choice was made to go forward with </w:t>
        </w:r>
        <w:proofErr w:type="spellStart"/>
        <w:r w:rsidR="00984FE7" w:rsidRPr="00C83204">
          <w:rPr>
            <w:lang w:val="en-US"/>
          </w:rPr>
          <w:t>Plotly’s</w:t>
        </w:r>
        <w:proofErr w:type="spellEnd"/>
        <w:r w:rsidR="00984FE7" w:rsidRPr="00C83204">
          <w:rPr>
            <w:lang w:val="en-US"/>
          </w:rPr>
          <w:t xml:space="preserve"> built-in support for map </w:t>
        </w:r>
        <w:proofErr w:type="spellStart"/>
        <w:r w:rsidR="00984FE7" w:rsidRPr="00C83204">
          <w:rPr>
            <w:lang w:val="en-US"/>
          </w:rPr>
          <w:t>visualisations</w:t>
        </w:r>
        <w:proofErr w:type="spellEnd"/>
        <w:r w:rsidR="00984FE7" w:rsidRPr="00C83204">
          <w:rPr>
            <w:lang w:val="en-US"/>
          </w:rPr>
          <w:t xml:space="preserve"> based on </w:t>
        </w:r>
        <w:proofErr w:type="spellStart"/>
        <w:r w:rsidR="00984FE7" w:rsidRPr="00C83204">
          <w:rPr>
            <w:lang w:val="en-US"/>
          </w:rPr>
          <w:t>mapbox</w:t>
        </w:r>
        <w:proofErr w:type="spellEnd"/>
        <w:r w:rsidR="00984FE7" w:rsidRPr="00C83204">
          <w:rPr>
            <w:lang w:val="en-US"/>
          </w:rPr>
          <w:t xml:space="preserve">. </w:t>
        </w:r>
        <w:proofErr w:type="spellStart"/>
        <w:r w:rsidR="00984FE7" w:rsidRPr="00C83204">
          <w:rPr>
            <w:lang w:val="en-US"/>
          </w:rPr>
          <w:t>Mapbox</w:t>
        </w:r>
        <w:proofErr w:type="spellEnd"/>
        <w:r w:rsidR="00984FE7" w:rsidRPr="00C83204">
          <w:rPr>
            <w:lang w:val="en-US"/>
          </w:rPr>
          <w:t xml:space="preserve"> is a platform that provides tools and APIs for creating custom, interactive maps and geospatial visualizations for web and mobile applications. </w:t>
        </w:r>
      </w:moveTo>
      <w:moveToRangeEnd w:id="94"/>
    </w:p>
    <w:p w14:paraId="6508672A" w14:textId="15DF1C21" w:rsidR="00984FE7" w:rsidRDefault="007B65B1" w:rsidP="00E30D7D">
      <w:pPr>
        <w:rPr>
          <w:ins w:id="96" w:author="Ruth Vandeputte" w:date="2024-05-23T23:19:00Z"/>
          <w:lang w:val="en-US"/>
        </w:rPr>
      </w:pPr>
      <w:r w:rsidRPr="004E5E88">
        <w:rPr>
          <w:lang w:val="en-US"/>
          <w:rPrChange w:id="97" w:author="Ruth Vandeputte" w:date="2024-05-23T23:07:00Z">
            <w:rPr/>
          </w:rPrChange>
        </w:rPr>
        <w:t>Special attention was given to built-in semantic zooming support</w:t>
      </w:r>
      <w:ins w:id="98" w:author="Ruth Vandeputte" w:date="2024-05-23T23:20:00Z">
        <w:r w:rsidR="00984FE7">
          <w:rPr>
            <w:lang w:val="en-US"/>
          </w:rPr>
          <w:t xml:space="preserve"> to avoid showing all data</w:t>
        </w:r>
      </w:ins>
      <w:ins w:id="99" w:author="Ruth Vandeputte" w:date="2024-05-23T23:21:00Z">
        <w:r w:rsidR="00984FE7">
          <w:rPr>
            <w:lang w:val="en-US"/>
          </w:rPr>
          <w:t xml:space="preserve"> as separate markers</w:t>
        </w:r>
      </w:ins>
      <w:ins w:id="100" w:author="Ruth Vandeputte" w:date="2024-05-23T23:20:00Z">
        <w:r w:rsidR="00984FE7">
          <w:rPr>
            <w:lang w:val="en-US"/>
          </w:rPr>
          <w:t xml:space="preserve"> on a global level</w:t>
        </w:r>
      </w:ins>
      <w:ins w:id="101" w:author="Ruth Vandeputte" w:date="2024-05-23T23:21:00Z">
        <w:r w:rsidR="00984FE7">
          <w:rPr>
            <w:lang w:val="en-US"/>
          </w:rPr>
          <w:t xml:space="preserve"> for overview and performance reasons</w:t>
        </w:r>
      </w:ins>
      <w:r w:rsidRPr="004E5E88">
        <w:rPr>
          <w:lang w:val="en-US"/>
          <w:rPrChange w:id="102" w:author="Ruth Vandeputte" w:date="2024-05-23T23:07:00Z">
            <w:rPr/>
          </w:rPrChange>
        </w:rPr>
        <w:t>.</w:t>
      </w:r>
      <w:ins w:id="103" w:author="Ruth Vandeputte" w:date="2024-05-23T23:20:00Z">
        <w:r w:rsidR="00984FE7">
          <w:rPr>
            <w:lang w:val="en-US"/>
          </w:rPr>
          <w:t xml:space="preserve"> Available clustering</w:t>
        </w:r>
      </w:ins>
      <w:ins w:id="104" w:author="Ruth Vandeputte" w:date="2024-05-23T23:23:00Z">
        <w:r w:rsidR="00984FE7">
          <w:rPr>
            <w:lang w:val="en-US"/>
          </w:rPr>
          <w:t xml:space="preserve"> options</w:t>
        </w:r>
      </w:ins>
      <w:ins w:id="105" w:author="Ruth Vandeputte" w:date="2024-05-23T23:20:00Z">
        <w:r w:rsidR="00984FE7">
          <w:rPr>
            <w:lang w:val="en-US"/>
          </w:rPr>
          <w:t xml:space="preserve"> </w:t>
        </w:r>
      </w:ins>
      <w:ins w:id="106" w:author="Ruth Vandeputte" w:date="2024-05-23T23:22:00Z">
        <w:r w:rsidR="00984FE7">
          <w:rPr>
            <w:lang w:val="en-US"/>
          </w:rPr>
          <w:t xml:space="preserve">of </w:t>
        </w:r>
      </w:ins>
      <w:ins w:id="107" w:author="Ruth Vandeputte" w:date="2024-05-23T23:23:00Z">
        <w:r w:rsidR="00984FE7">
          <w:rPr>
            <w:lang w:val="en-US"/>
          </w:rPr>
          <w:t xml:space="preserve">the </w:t>
        </w:r>
        <w:proofErr w:type="spellStart"/>
        <w:r w:rsidR="00984FE7">
          <w:rPr>
            <w:lang w:val="en-US"/>
          </w:rPr>
          <w:t>Plotly</w:t>
        </w:r>
        <w:proofErr w:type="spellEnd"/>
        <w:r w:rsidR="00984FE7">
          <w:rPr>
            <w:lang w:val="en-US"/>
          </w:rPr>
          <w:t xml:space="preserve"> </w:t>
        </w:r>
        <w:proofErr w:type="spellStart"/>
        <w:r w:rsidR="00984FE7">
          <w:rPr>
            <w:lang w:val="en-US"/>
          </w:rPr>
          <w:t>M</w:t>
        </w:r>
      </w:ins>
      <w:ins w:id="108" w:author="Ruth Vandeputte" w:date="2024-05-23T23:22:00Z">
        <w:r w:rsidR="00984FE7">
          <w:rPr>
            <w:lang w:val="en-US"/>
          </w:rPr>
          <w:t>apbox</w:t>
        </w:r>
      </w:ins>
      <w:proofErr w:type="spellEnd"/>
      <w:ins w:id="109" w:author="Ruth Vandeputte" w:date="2024-05-23T23:23:00Z">
        <w:r w:rsidR="00984FE7">
          <w:rPr>
            <w:lang w:val="en-US"/>
          </w:rPr>
          <w:t xml:space="preserve"> package was properly </w:t>
        </w:r>
        <w:proofErr w:type="gramStart"/>
        <w:r w:rsidR="00984FE7">
          <w:rPr>
            <w:lang w:val="en-US"/>
          </w:rPr>
          <w:t>tested, but</w:t>
        </w:r>
        <w:proofErr w:type="gramEnd"/>
        <w:r w:rsidR="00984FE7">
          <w:rPr>
            <w:lang w:val="en-US"/>
          </w:rPr>
          <w:t xml:space="preserve"> found to be too limited in customization</w:t>
        </w:r>
      </w:ins>
      <w:ins w:id="110" w:author="Ruth Vandeputte" w:date="2024-05-23T23:24:00Z">
        <w:r w:rsidR="00984FE7">
          <w:rPr>
            <w:lang w:val="en-US"/>
          </w:rPr>
          <w:t xml:space="preserve"> (e.g. size of markers is </w:t>
        </w:r>
      </w:ins>
      <w:ins w:id="111" w:author="Ruth Vandeputte" w:date="2024-05-23T23:25:00Z">
        <w:r w:rsidR="00984FE7">
          <w:rPr>
            <w:lang w:val="en-US"/>
          </w:rPr>
          <w:t>fixed and not related to total capacity (</w:t>
        </w:r>
      </w:ins>
      <w:ins w:id="112" w:author="Ruth Vandeputte" w:date="2024-05-23T23:26:00Z">
        <w:r w:rsidR="00984FE7">
          <w:rPr>
            <w:lang w:val="en-US"/>
          </w:rPr>
          <w:fldChar w:fldCharType="begin"/>
        </w:r>
        <w:r w:rsidR="00984FE7">
          <w:rPr>
            <w:lang w:val="en-US"/>
          </w:rPr>
          <w:instrText xml:space="preserve"> REF _Ref167399234 \h </w:instrText>
        </w:r>
      </w:ins>
      <w:r w:rsidR="00984FE7">
        <w:rPr>
          <w:lang w:val="en-US"/>
        </w:rPr>
      </w:r>
      <w:r w:rsidR="00984FE7">
        <w:rPr>
          <w:lang w:val="en-US"/>
        </w:rPr>
        <w:fldChar w:fldCharType="separate"/>
      </w:r>
      <w:ins w:id="113" w:author="Ruth Vandeputte" w:date="2024-05-23T23:26:00Z">
        <w:r w:rsidR="00984FE7" w:rsidRPr="00984FE7">
          <w:rPr>
            <w:lang w:val="en-US"/>
            <w:rPrChange w:id="114" w:author="Ruth Vandeputte" w:date="2024-05-23T23:26:00Z">
              <w:rPr/>
            </w:rPrChange>
          </w:rPr>
          <w:t xml:space="preserve">Figure </w:t>
        </w:r>
        <w:r w:rsidR="00984FE7" w:rsidRPr="00984FE7">
          <w:rPr>
            <w:noProof/>
            <w:lang w:val="en-US"/>
            <w:rPrChange w:id="115" w:author="Ruth Vandeputte" w:date="2024-05-23T23:26:00Z">
              <w:rPr>
                <w:noProof/>
              </w:rPr>
            </w:rPrChange>
          </w:rPr>
          <w:t>5</w:t>
        </w:r>
        <w:r w:rsidR="00984FE7">
          <w:rPr>
            <w:lang w:val="en-US"/>
          </w:rPr>
          <w:fldChar w:fldCharType="end"/>
        </w:r>
        <w:r w:rsidR="00984FE7">
          <w:rPr>
            <w:lang w:val="en-US"/>
          </w:rPr>
          <w:t>)</w:t>
        </w:r>
      </w:ins>
      <w:ins w:id="116" w:author="Ruth Vandeputte" w:date="2024-05-23T23:27:00Z">
        <w:r w:rsidR="00984FE7">
          <w:rPr>
            <w:lang w:val="en-US"/>
          </w:rPr>
          <w:t>.</w:t>
        </w:r>
      </w:ins>
    </w:p>
    <w:p w14:paraId="26962CA4" w14:textId="77777777" w:rsidR="00984FE7" w:rsidRDefault="00984FE7">
      <w:pPr>
        <w:keepNext/>
        <w:rPr>
          <w:ins w:id="117" w:author="Ruth Vandeputte" w:date="2024-05-23T23:26:00Z"/>
        </w:rPr>
        <w:pPrChange w:id="118" w:author="Ruth Vandeputte" w:date="2024-05-23T23:26:00Z">
          <w:pPr/>
        </w:pPrChange>
      </w:pPr>
      <w:ins w:id="119" w:author="Ruth Vandeputte" w:date="2024-05-23T23:19:00Z">
        <w:r>
          <w:rPr>
            <w:noProof/>
            <w:lang w:val="en-US"/>
          </w:rPr>
          <w:drawing>
            <wp:inline distT="0" distB="0" distL="0" distR="0" wp14:anchorId="673BA9B3" wp14:editId="657D27FA">
              <wp:extent cx="4943475" cy="2481001"/>
              <wp:effectExtent l="0" t="0" r="0" b="0"/>
              <wp:docPr id="344365219" name="Afbeelding 5" descr="Afbeelding met kaart,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65219" name="Afbeelding 5" descr="Afbeelding met kaart, Kleurrijkheid&#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4951890" cy="2485224"/>
                      </a:xfrm>
                      <a:prstGeom prst="rect">
                        <a:avLst/>
                      </a:prstGeom>
                    </pic:spPr>
                  </pic:pic>
                </a:graphicData>
              </a:graphic>
            </wp:inline>
          </w:drawing>
        </w:r>
      </w:ins>
    </w:p>
    <w:p w14:paraId="75544ED3" w14:textId="3921F03A" w:rsidR="00984FE7" w:rsidRDefault="00984FE7">
      <w:pPr>
        <w:pStyle w:val="Caption"/>
        <w:rPr>
          <w:ins w:id="120" w:author="Ruth Vandeputte" w:date="2024-05-23T23:19:00Z"/>
          <w:lang w:val="en-US"/>
        </w:rPr>
        <w:pPrChange w:id="121" w:author="Ruth Vandeputte" w:date="2024-05-23T23:38:00Z">
          <w:pPr/>
        </w:pPrChange>
      </w:pPr>
      <w:bookmarkStart w:id="122" w:name="_Ref167399234"/>
      <w:ins w:id="123" w:author="Ruth Vandeputte" w:date="2024-05-23T23:26:00Z">
        <w:r w:rsidRPr="00984FE7">
          <w:rPr>
            <w:lang w:val="en-US"/>
            <w:rPrChange w:id="124" w:author="Ruth Vandeputte" w:date="2024-05-23T23:26:00Z">
              <w:rPr/>
            </w:rPrChange>
          </w:rPr>
          <w:t xml:space="preserve">Figure </w:t>
        </w:r>
        <w:r>
          <w:fldChar w:fldCharType="begin"/>
        </w:r>
        <w:r w:rsidRPr="00984FE7">
          <w:rPr>
            <w:lang w:val="en-US"/>
            <w:rPrChange w:id="125" w:author="Ruth Vandeputte" w:date="2024-05-23T23:26:00Z">
              <w:rPr/>
            </w:rPrChange>
          </w:rPr>
          <w:instrText xml:space="preserve"> SEQ Figure \* ARABIC </w:instrText>
        </w:r>
      </w:ins>
      <w:r>
        <w:fldChar w:fldCharType="separate"/>
      </w:r>
      <w:ins w:id="126" w:author="Ruth Vandeputte" w:date="2024-05-23T23:35:00Z">
        <w:r w:rsidR="006735F8">
          <w:rPr>
            <w:noProof/>
            <w:lang w:val="en-US"/>
          </w:rPr>
          <w:t>5</w:t>
        </w:r>
      </w:ins>
      <w:ins w:id="127" w:author="Ruth Vandeputte" w:date="2024-05-23T23:26:00Z">
        <w:r>
          <w:fldChar w:fldCharType="end"/>
        </w:r>
        <w:bookmarkEnd w:id="122"/>
        <w:r w:rsidRPr="00984FE7">
          <w:rPr>
            <w:lang w:val="en-US"/>
            <w:rPrChange w:id="128" w:author="Ruth Vandeputte" w:date="2024-05-23T23:26:00Z">
              <w:rPr/>
            </w:rPrChange>
          </w:rPr>
          <w:t xml:space="preserve">: </w:t>
        </w:r>
        <w:proofErr w:type="spellStart"/>
        <w:r w:rsidRPr="00984FE7">
          <w:rPr>
            <w:lang w:val="en-US"/>
            <w:rPrChange w:id="129" w:author="Ruth Vandeputte" w:date="2024-05-23T23:26:00Z">
              <w:rPr/>
            </w:rPrChange>
          </w:rPr>
          <w:t>Availbale</w:t>
        </w:r>
        <w:proofErr w:type="spellEnd"/>
        <w:r w:rsidRPr="00984FE7">
          <w:rPr>
            <w:lang w:val="en-US"/>
            <w:rPrChange w:id="130" w:author="Ruth Vandeputte" w:date="2024-05-23T23:26:00Z">
              <w:rPr/>
            </w:rPrChange>
          </w:rPr>
          <w:t xml:space="preserve"> clustering in </w:t>
        </w:r>
        <w:proofErr w:type="spellStart"/>
        <w:r w:rsidRPr="00984FE7">
          <w:rPr>
            <w:lang w:val="en-US"/>
            <w:rPrChange w:id="131" w:author="Ruth Vandeputte" w:date="2024-05-23T23:26:00Z">
              <w:rPr/>
            </w:rPrChange>
          </w:rPr>
          <w:t>Plotly</w:t>
        </w:r>
        <w:proofErr w:type="spellEnd"/>
        <w:r w:rsidRPr="00984FE7">
          <w:rPr>
            <w:lang w:val="en-US"/>
            <w:rPrChange w:id="132" w:author="Ruth Vandeputte" w:date="2024-05-23T23:26:00Z">
              <w:rPr/>
            </w:rPrChange>
          </w:rPr>
          <w:t xml:space="preserve"> </w:t>
        </w:r>
        <w:proofErr w:type="spellStart"/>
        <w:r w:rsidRPr="00984FE7">
          <w:rPr>
            <w:lang w:val="en-US"/>
            <w:rPrChange w:id="133" w:author="Ruth Vandeputte" w:date="2024-05-23T23:26:00Z">
              <w:rPr/>
            </w:rPrChange>
          </w:rPr>
          <w:t>Mapbox</w:t>
        </w:r>
        <w:proofErr w:type="spellEnd"/>
        <w:r w:rsidRPr="00984FE7">
          <w:rPr>
            <w:lang w:val="en-US"/>
            <w:rPrChange w:id="134" w:author="Ruth Vandeputte" w:date="2024-05-23T23:26:00Z">
              <w:rPr/>
            </w:rPrChange>
          </w:rPr>
          <w:t xml:space="preserve"> package.</w:t>
        </w:r>
      </w:ins>
    </w:p>
    <w:p w14:paraId="3E897CA5" w14:textId="13D02DFD" w:rsidR="007830C2" w:rsidRDefault="007B65B1" w:rsidP="00E30D7D">
      <w:pPr>
        <w:rPr>
          <w:ins w:id="135" w:author="Ruth Vandeputte" w:date="2024-05-23T23:32:00Z"/>
          <w:lang w:val="en-US"/>
        </w:rPr>
      </w:pPr>
      <w:moveFromRangeStart w:id="136" w:author="Ruth Vandeputte" w:date="2024-05-23T23:22:00Z" w:name="move167398966"/>
      <w:moveFrom w:id="137" w:author="Ruth Vandeputte" w:date="2024-05-23T23:22:00Z">
        <w:r w:rsidRPr="004E5E88" w:rsidDel="00984FE7">
          <w:rPr>
            <w:lang w:val="en-US"/>
            <w:rPrChange w:id="138" w:author="Ruth Vandeputte" w:date="2024-05-23T23:07:00Z">
              <w:rPr/>
            </w:rPrChange>
          </w:rPr>
          <w:t xml:space="preserve"> In the end the choice was made to go forward with </w:t>
        </w:r>
        <w:r w:rsidR="00A00FC7" w:rsidRPr="004E5E88" w:rsidDel="00984FE7">
          <w:rPr>
            <w:lang w:val="en-US"/>
            <w:rPrChange w:id="139" w:author="Ruth Vandeputte" w:date="2024-05-23T23:07:00Z">
              <w:rPr/>
            </w:rPrChange>
          </w:rPr>
          <w:t>Plotly</w:t>
        </w:r>
        <w:r w:rsidRPr="004E5E88" w:rsidDel="00984FE7">
          <w:rPr>
            <w:lang w:val="en-US"/>
            <w:rPrChange w:id="140" w:author="Ruth Vandeputte" w:date="2024-05-23T23:07:00Z">
              <w:rPr/>
            </w:rPrChange>
          </w:rPr>
          <w:t xml:space="preserve">’s </w:t>
        </w:r>
        <w:r w:rsidR="00A00FC7" w:rsidRPr="004E5E88" w:rsidDel="00984FE7">
          <w:rPr>
            <w:lang w:val="en-US"/>
            <w:rPrChange w:id="141" w:author="Ruth Vandeputte" w:date="2024-05-23T23:07:00Z">
              <w:rPr/>
            </w:rPrChange>
          </w:rPr>
          <w:t>built-in support for map visualisations based on mapbox</w:t>
        </w:r>
        <w:r w:rsidR="00504C87" w:rsidRPr="004E5E88" w:rsidDel="00984FE7">
          <w:rPr>
            <w:lang w:val="en-US"/>
            <w:rPrChange w:id="142" w:author="Ruth Vandeputte" w:date="2024-05-23T23:07:00Z">
              <w:rPr/>
            </w:rPrChange>
          </w:rPr>
          <w:t xml:space="preserve">. </w:t>
        </w:r>
        <w:r w:rsidR="00A00FC7" w:rsidRPr="004E5E88" w:rsidDel="00984FE7">
          <w:rPr>
            <w:lang w:val="en-US"/>
            <w:rPrChange w:id="143" w:author="Ruth Vandeputte" w:date="2024-05-23T23:07:00Z">
              <w:rPr/>
            </w:rPrChange>
          </w:rPr>
          <w:t>Mapbox is a platform that provides tools and APIs for creating custom, interactive maps and geospatial visualizations for web and mobile applications.</w:t>
        </w:r>
        <w:r w:rsidR="00504C87" w:rsidRPr="004E5E88" w:rsidDel="00984FE7">
          <w:rPr>
            <w:lang w:val="en-US"/>
            <w:rPrChange w:id="144" w:author="Ruth Vandeputte" w:date="2024-05-23T23:07:00Z">
              <w:rPr/>
            </w:rPrChange>
          </w:rPr>
          <w:t xml:space="preserve"> </w:t>
        </w:r>
      </w:moveFrom>
      <w:moveFromRangeEnd w:id="136"/>
      <w:ins w:id="145" w:author="Ruth Vandeputte" w:date="2024-05-23T23:27:00Z">
        <w:r w:rsidR="00984FE7">
          <w:rPr>
            <w:lang w:val="en-US"/>
          </w:rPr>
          <w:t xml:space="preserve">Therefore, an </w:t>
        </w:r>
      </w:ins>
      <w:ins w:id="146" w:author="Ruth Vandeputte" w:date="2024-05-23T23:28:00Z">
        <w:r w:rsidR="006735F8">
          <w:rPr>
            <w:lang w:val="en-US"/>
          </w:rPr>
          <w:t xml:space="preserve">own clustering method was developed. </w:t>
        </w:r>
      </w:ins>
      <w:r w:rsidR="00504C87" w:rsidRPr="004E5E88">
        <w:rPr>
          <w:lang w:val="en-US"/>
          <w:rPrChange w:id="147" w:author="Ruth Vandeputte" w:date="2024-05-23T23:07:00Z">
            <w:rPr/>
          </w:rPrChange>
        </w:rPr>
        <w:t>Two semantic zoom levels were implemented</w:t>
      </w:r>
      <w:del w:id="148" w:author="Ruth Vandeputte" w:date="2024-05-23T23:28:00Z">
        <w:r w:rsidR="00504C87" w:rsidRPr="004E5E88" w:rsidDel="006735F8">
          <w:rPr>
            <w:lang w:val="en-US"/>
            <w:rPrChange w:id="149" w:author="Ruth Vandeputte" w:date="2024-05-23T23:07:00Z">
              <w:rPr/>
            </w:rPrChange>
          </w:rPr>
          <w:delText xml:space="preserve"> manually</w:delText>
        </w:r>
      </w:del>
      <w:r w:rsidR="00504C87" w:rsidRPr="004E5E88">
        <w:rPr>
          <w:lang w:val="en-US"/>
          <w:rPrChange w:id="150" w:author="Ruth Vandeputte" w:date="2024-05-23T23:07:00Z">
            <w:rPr/>
          </w:rPrChange>
        </w:rPr>
        <w:t>, to increase performance and maintain fine control over the location of the aggregate circles.</w:t>
      </w:r>
      <w:ins w:id="151" w:author="Ruth Vandeputte" w:date="2024-05-23T23:28:00Z">
        <w:r w:rsidR="006735F8">
          <w:rPr>
            <w:lang w:val="en-US"/>
          </w:rPr>
          <w:t xml:space="preserve"> </w:t>
        </w:r>
      </w:ins>
      <w:ins w:id="152" w:author="Ruth Vandeputte" w:date="2024-05-23T23:29:00Z">
        <w:r w:rsidR="006735F8">
          <w:rPr>
            <w:lang w:val="en-US"/>
          </w:rPr>
          <w:t xml:space="preserve">When zoomed out, wind farm project data </w:t>
        </w:r>
      </w:ins>
      <w:r w:rsidR="006735F8">
        <w:rPr>
          <w:lang w:val="en-US"/>
        </w:rPr>
        <w:t>are</w:t>
      </w:r>
      <w:ins w:id="153" w:author="Ruth Vandeputte" w:date="2024-05-23T23:29:00Z">
        <w:r w:rsidR="006735F8">
          <w:rPr>
            <w:lang w:val="en-US"/>
          </w:rPr>
          <w:t xml:space="preserve"> aggregated on a country-level (</w:t>
        </w:r>
      </w:ins>
      <w:r w:rsidR="006735F8">
        <w:rPr>
          <w:lang w:val="en-US"/>
        </w:rPr>
        <w:fldChar w:fldCharType="begin"/>
      </w:r>
      <w:r w:rsidR="006735F8">
        <w:rPr>
          <w:lang w:val="en-US"/>
        </w:rPr>
        <w:instrText xml:space="preserve"> REF _Ref167399808 \h </w:instrText>
      </w:r>
      <w:r w:rsidR="006735F8">
        <w:rPr>
          <w:lang w:val="en-US"/>
        </w:rPr>
      </w:r>
      <w:r w:rsidR="006735F8">
        <w:rPr>
          <w:lang w:val="en-US"/>
        </w:rPr>
        <w:fldChar w:fldCharType="separate"/>
      </w:r>
      <w:r w:rsidR="006735F8" w:rsidRPr="006735F8">
        <w:rPr>
          <w:lang w:val="en-US"/>
        </w:rPr>
        <w:t xml:space="preserve">Figure </w:t>
      </w:r>
      <w:r w:rsidR="006735F8" w:rsidRPr="006735F8">
        <w:rPr>
          <w:noProof/>
          <w:lang w:val="en-US"/>
        </w:rPr>
        <w:t>6</w:t>
      </w:r>
      <w:r w:rsidR="006735F8">
        <w:rPr>
          <w:lang w:val="en-US"/>
        </w:rPr>
        <w:fldChar w:fldCharType="end"/>
      </w:r>
      <w:ins w:id="154" w:author="Ruth Vandeputte" w:date="2024-05-23T23:29:00Z">
        <w:r w:rsidR="006735F8">
          <w:rPr>
            <w:lang w:val="en-US"/>
          </w:rPr>
          <w:t>). When zoomed in, detailed information</w:t>
        </w:r>
      </w:ins>
      <w:ins w:id="155" w:author="Ruth Vandeputte" w:date="2024-05-23T23:30:00Z">
        <w:r w:rsidR="006735F8">
          <w:rPr>
            <w:lang w:val="en-US"/>
          </w:rPr>
          <w:t xml:space="preserve"> of the projects is visualized. </w:t>
        </w:r>
        <w:proofErr w:type="gramStart"/>
        <w:r w:rsidR="006735F8">
          <w:rPr>
            <w:lang w:val="en-US"/>
          </w:rPr>
          <w:t>Also</w:t>
        </w:r>
        <w:proofErr w:type="gramEnd"/>
        <w:r w:rsidR="006735F8">
          <w:rPr>
            <w:lang w:val="en-US"/>
          </w:rPr>
          <w:t xml:space="preserve"> aggregation on subregion</w:t>
        </w:r>
      </w:ins>
      <w:r w:rsidR="006735F8">
        <w:rPr>
          <w:lang w:val="en-US"/>
        </w:rPr>
        <w:t xml:space="preserve"> </w:t>
      </w:r>
      <w:ins w:id="156" w:author="Ruth Vandeputte" w:date="2024-05-23T23:30:00Z">
        <w:r w:rsidR="006735F8">
          <w:rPr>
            <w:lang w:val="en-US"/>
          </w:rPr>
          <w:t xml:space="preserve">and region level was </w:t>
        </w:r>
        <w:r w:rsidR="006735F8">
          <w:rPr>
            <w:lang w:val="en-US"/>
          </w:rPr>
          <w:lastRenderedPageBreak/>
          <w:t xml:space="preserve">considered (as those hierarchical information </w:t>
        </w:r>
      </w:ins>
      <w:ins w:id="157" w:author="Ruth Vandeputte" w:date="2024-05-23T23:31:00Z">
        <w:r w:rsidR="006735F8">
          <w:rPr>
            <w:lang w:val="en-US"/>
          </w:rPr>
          <w:t>is</w:t>
        </w:r>
      </w:ins>
      <w:ins w:id="158" w:author="Ruth Vandeputte" w:date="2024-05-23T23:30:00Z">
        <w:r w:rsidR="006735F8">
          <w:rPr>
            <w:lang w:val="en-US"/>
          </w:rPr>
          <w:t xml:space="preserve"> available in the data)</w:t>
        </w:r>
      </w:ins>
      <w:ins w:id="159" w:author="Ruth Vandeputte" w:date="2024-05-23T23:31:00Z">
        <w:r w:rsidR="006735F8">
          <w:rPr>
            <w:lang w:val="en-US"/>
          </w:rPr>
          <w:t xml:space="preserve">, but found to be losing too much information about location and size of individual projects, while not </w:t>
        </w:r>
      </w:ins>
      <w:ins w:id="160" w:author="Ruth Vandeputte" w:date="2024-05-23T23:32:00Z">
        <w:r w:rsidR="006735F8">
          <w:rPr>
            <w:lang w:val="en-US"/>
          </w:rPr>
          <w:t>needed for performance.</w:t>
        </w:r>
      </w:ins>
    </w:p>
    <w:p w14:paraId="2DEDE8A6" w14:textId="7A1F0C77" w:rsidR="006735F8" w:rsidRPr="006735F8" w:rsidRDefault="006735F8" w:rsidP="006735F8">
      <w:pPr>
        <w:keepNext/>
        <w:rPr>
          <w:ins w:id="161" w:author="Ruth Vandeputte" w:date="2024-05-23T23:35:00Z"/>
          <w:lang w:val="en-US"/>
        </w:rPr>
      </w:pPr>
      <w:r>
        <w:rPr>
          <w:noProof/>
        </w:rPr>
        <w:drawing>
          <wp:inline distT="0" distB="0" distL="0" distR="0" wp14:anchorId="5CD5ACE3" wp14:editId="065754CD">
            <wp:extent cx="2771140" cy="1512641"/>
            <wp:effectExtent l="0" t="0" r="0" b="0"/>
            <wp:docPr id="574394525" name="Afbeelding 2" descr="Afbeelding met kaart, tekst&#10;&#10;Beschrijving automatisch gegenereerd met gemiddeld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94525" name="Afbeelding 2" descr="Afbeelding met kaart, tekst&#10;&#10;Beschrijving automatisch gegenereerd met gemiddelde betrouwbaarhei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3477" cy="1524834"/>
                    </a:xfrm>
                    <a:prstGeom prst="rect">
                      <a:avLst/>
                    </a:prstGeom>
                  </pic:spPr>
                </pic:pic>
              </a:graphicData>
            </a:graphic>
          </wp:inline>
        </w:drawing>
      </w:r>
      <w:r w:rsidRPr="006735F8">
        <w:rPr>
          <w:lang w:val="en-US"/>
        </w:rPr>
        <w:t xml:space="preserve">  </w:t>
      </w:r>
      <w:r>
        <w:rPr>
          <w:noProof/>
        </w:rPr>
        <w:drawing>
          <wp:inline distT="0" distB="0" distL="0" distR="0" wp14:anchorId="358B018F" wp14:editId="682248FF">
            <wp:extent cx="2676525" cy="1509381"/>
            <wp:effectExtent l="0" t="0" r="0" b="0"/>
            <wp:docPr id="2054989534" name="Afbeelding 3"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9951" name="Afbeelding 3" descr="Afbeelding met tekst, kaart&#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5931" cy="1514685"/>
                    </a:xfrm>
                    <a:prstGeom prst="rect">
                      <a:avLst/>
                    </a:prstGeom>
                  </pic:spPr>
                </pic:pic>
              </a:graphicData>
            </a:graphic>
          </wp:inline>
        </w:drawing>
      </w:r>
    </w:p>
    <w:p w14:paraId="595B3C67" w14:textId="48421066" w:rsidR="006735F8" w:rsidRPr="006735F8" w:rsidRDefault="006735F8" w:rsidP="006735F8">
      <w:pPr>
        <w:pStyle w:val="Caption"/>
        <w:rPr>
          <w:lang w:val="en-US"/>
        </w:rPr>
      </w:pPr>
      <w:bookmarkStart w:id="162" w:name="_Ref167399808"/>
      <w:r w:rsidRPr="006735F8">
        <w:rPr>
          <w:lang w:val="en-US"/>
        </w:rPr>
        <w:t xml:space="preserve">Figure </w:t>
      </w:r>
      <w:r>
        <w:fldChar w:fldCharType="begin"/>
      </w:r>
      <w:r w:rsidRPr="006735F8">
        <w:rPr>
          <w:lang w:val="en-US"/>
        </w:rPr>
        <w:instrText xml:space="preserve"> SEQ Figure \* ARABIC </w:instrText>
      </w:r>
      <w:r>
        <w:fldChar w:fldCharType="separate"/>
      </w:r>
      <w:r w:rsidRPr="006735F8">
        <w:rPr>
          <w:noProof/>
          <w:lang w:val="en-US"/>
        </w:rPr>
        <w:t>6</w:t>
      </w:r>
      <w:r>
        <w:fldChar w:fldCharType="end"/>
      </w:r>
      <w:bookmarkEnd w:id="162"/>
      <w:r w:rsidRPr="006735F8">
        <w:rPr>
          <w:lang w:val="en-US"/>
        </w:rPr>
        <w:t>: Clustering on country-level</w:t>
      </w:r>
      <w:r>
        <w:rPr>
          <w:lang w:val="en-US"/>
        </w:rPr>
        <w:t xml:space="preserve"> (left) and subregion-level (right).</w:t>
      </w:r>
      <w:r w:rsidRPr="006735F8">
        <w:rPr>
          <w:lang w:val="en-US"/>
        </w:rPr>
        <w:tab/>
      </w:r>
      <w:r w:rsidRPr="006735F8">
        <w:rPr>
          <w:lang w:val="en-US"/>
        </w:rPr>
        <w:tab/>
      </w:r>
      <w:r w:rsidRPr="006735F8">
        <w:rPr>
          <w:lang w:val="en-US"/>
        </w:rPr>
        <w:tab/>
      </w:r>
      <w:r>
        <w:rPr>
          <w:lang w:val="en-US"/>
        </w:rPr>
        <w:t>.</w:t>
      </w:r>
    </w:p>
    <w:p w14:paraId="295810C6" w14:textId="02AC8321" w:rsidR="00F8641D" w:rsidRDefault="006735F8" w:rsidP="007830C2">
      <w:pPr>
        <w:pStyle w:val="Heading2"/>
        <w:rPr>
          <w:ins w:id="163" w:author="Ruth Vandeputte" w:date="2024-05-23T23:39:00Z"/>
          <w:lang w:val="en-US"/>
        </w:rPr>
      </w:pPr>
      <w:r>
        <w:rPr>
          <w:lang w:val="en-US"/>
        </w:rPr>
        <w:t xml:space="preserve"> </w:t>
      </w:r>
      <w:bookmarkStart w:id="164" w:name="_Toc167044282"/>
      <w:proofErr w:type="spellStart"/>
      <w:ins w:id="165" w:author="Ruth Vandeputte" w:date="2024-05-23T23:39:00Z">
        <w:r w:rsidR="00F8641D">
          <w:rPr>
            <w:lang w:val="en-US"/>
          </w:rPr>
          <w:t>Colour</w:t>
        </w:r>
        <w:proofErr w:type="spellEnd"/>
        <w:r w:rsidR="00F8641D">
          <w:rPr>
            <w:lang w:val="en-US"/>
          </w:rPr>
          <w:t xml:space="preserve"> choices</w:t>
        </w:r>
      </w:ins>
    </w:p>
    <w:p w14:paraId="1731264A" w14:textId="424F5B00" w:rsidR="00F8641D" w:rsidRDefault="00F8641D" w:rsidP="00F8641D">
      <w:pPr>
        <w:rPr>
          <w:ins w:id="166" w:author="Ruth Vandeputte" w:date="2024-05-23T23:45:00Z"/>
          <w:lang w:val="en-US"/>
        </w:rPr>
      </w:pPr>
      <w:ins w:id="167" w:author="Ruth Vandeputte" w:date="2024-05-23T23:40:00Z">
        <w:r>
          <w:rPr>
            <w:lang w:val="en-US"/>
          </w:rPr>
          <w:t xml:space="preserve">A </w:t>
        </w:r>
      </w:ins>
      <w:proofErr w:type="spellStart"/>
      <w:ins w:id="168" w:author="Ruth Vandeputte" w:date="2024-05-23T23:41:00Z">
        <w:r>
          <w:rPr>
            <w:lang w:val="en-US"/>
          </w:rPr>
          <w:t>colourblind</w:t>
        </w:r>
        <w:proofErr w:type="spellEnd"/>
        <w:r>
          <w:rPr>
            <w:lang w:val="en-US"/>
          </w:rPr>
          <w:t>-</w:t>
        </w:r>
      </w:ins>
      <w:ins w:id="169" w:author="Ruth Vandeputte" w:date="2024-05-23T23:42:00Z">
        <w:r>
          <w:rPr>
            <w:lang w:val="en-US"/>
          </w:rPr>
          <w:t xml:space="preserve">safe </w:t>
        </w:r>
      </w:ins>
      <w:proofErr w:type="spellStart"/>
      <w:ins w:id="170" w:author="Ruth Vandeputte" w:date="2024-05-23T23:40:00Z">
        <w:r>
          <w:rPr>
            <w:lang w:val="en-US"/>
          </w:rPr>
          <w:t>colour</w:t>
        </w:r>
        <w:proofErr w:type="spellEnd"/>
        <w:r>
          <w:rPr>
            <w:lang w:val="en-US"/>
          </w:rPr>
          <w:t xml:space="preserve"> scheme for the different status </w:t>
        </w:r>
      </w:ins>
      <w:ins w:id="171" w:author="Ruth Vandeputte" w:date="2024-05-23T23:41:00Z">
        <w:r>
          <w:rPr>
            <w:lang w:val="en-US"/>
          </w:rPr>
          <w:t xml:space="preserve">categories was selected from </w:t>
        </w:r>
        <w:proofErr w:type="spellStart"/>
        <w:r>
          <w:rPr>
            <w:lang w:val="en-US"/>
          </w:rPr>
          <w:t>ColorBrewer</w:t>
        </w:r>
        <w:proofErr w:type="spellEnd"/>
        <w:r>
          <w:rPr>
            <w:lang w:val="en-US"/>
          </w:rPr>
          <w:t xml:space="preserve"> 2.0 (</w:t>
        </w:r>
        <w:r>
          <w:rPr>
            <w:lang w:val="en-US"/>
          </w:rPr>
          <w:fldChar w:fldCharType="begin"/>
        </w:r>
        <w:r>
          <w:rPr>
            <w:lang w:val="en-US"/>
          </w:rPr>
          <w:instrText>HYPERLINK "</w:instrText>
        </w:r>
        <w:r w:rsidRPr="00F8641D">
          <w:rPr>
            <w:lang w:val="en-US"/>
          </w:rPr>
          <w:instrText>https://colorbrewer2.org/#type=qualitative&amp;scheme=Dark2&amp;n=3</w:instrText>
        </w:r>
        <w:r>
          <w:rPr>
            <w:lang w:val="en-US"/>
          </w:rPr>
          <w:instrText>"</w:instrText>
        </w:r>
        <w:r>
          <w:rPr>
            <w:lang w:val="en-US"/>
          </w:rPr>
        </w:r>
        <w:r>
          <w:rPr>
            <w:lang w:val="en-US"/>
          </w:rPr>
          <w:fldChar w:fldCharType="separate"/>
        </w:r>
        <w:r w:rsidRPr="007B5A42">
          <w:rPr>
            <w:rStyle w:val="Hyperlink"/>
            <w:lang w:val="en-US"/>
          </w:rPr>
          <w:t>https://colorbrewer2.org/#type=qualitative&amp;scheme=Dark2&amp;n=3</w:t>
        </w:r>
        <w:r>
          <w:rPr>
            <w:lang w:val="en-US"/>
          </w:rPr>
          <w:fldChar w:fldCharType="end"/>
        </w:r>
        <w:r>
          <w:rPr>
            <w:lang w:val="en-US"/>
          </w:rPr>
          <w:t xml:space="preserve">). </w:t>
        </w:r>
      </w:ins>
      <w:ins w:id="172" w:author="Ruth Vandeputte" w:date="2024-05-23T23:44:00Z">
        <w:r>
          <w:rPr>
            <w:lang w:val="en-US"/>
          </w:rPr>
          <w:t xml:space="preserve">The same </w:t>
        </w:r>
        <w:proofErr w:type="spellStart"/>
        <w:r>
          <w:rPr>
            <w:lang w:val="en-US"/>
          </w:rPr>
          <w:t>colours</w:t>
        </w:r>
        <w:proofErr w:type="spellEnd"/>
        <w:r>
          <w:rPr>
            <w:lang w:val="en-US"/>
          </w:rPr>
          <w:t xml:space="preserve"> </w:t>
        </w:r>
      </w:ins>
      <w:ins w:id="173" w:author="Ruth Vandeputte" w:date="2024-05-23T23:45:00Z">
        <w:r>
          <w:rPr>
            <w:lang w:val="en-US"/>
          </w:rPr>
          <w:t>are</w:t>
        </w:r>
      </w:ins>
      <w:ins w:id="174" w:author="Ruth Vandeputte" w:date="2024-05-23T23:44:00Z">
        <w:r>
          <w:rPr>
            <w:lang w:val="en-US"/>
          </w:rPr>
          <w:t xml:space="preserve"> used for the map and the bar chart.</w:t>
        </w:r>
      </w:ins>
    </w:p>
    <w:p w14:paraId="619ADD18" w14:textId="003EFAD7" w:rsidR="00F8641D" w:rsidRPr="00F8641D" w:rsidRDefault="00F8641D">
      <w:pPr>
        <w:rPr>
          <w:ins w:id="175" w:author="Ruth Vandeputte" w:date="2024-05-23T23:39:00Z"/>
          <w:lang w:val="en-US"/>
        </w:rPr>
        <w:pPrChange w:id="176" w:author="Ruth Vandeputte" w:date="2024-05-23T23:39:00Z">
          <w:pPr>
            <w:pStyle w:val="Heading2"/>
          </w:pPr>
        </w:pPrChange>
      </w:pPr>
      <w:ins w:id="177" w:author="Ruth Vandeputte" w:date="2024-05-23T23:45:00Z">
        <w:r>
          <w:rPr>
            <w:lang w:val="en-US"/>
          </w:rPr>
          <w:t xml:space="preserve">To optimize the contrast between the </w:t>
        </w:r>
        <w:proofErr w:type="spellStart"/>
        <w:r>
          <w:rPr>
            <w:lang w:val="en-US"/>
          </w:rPr>
          <w:t>coloured</w:t>
        </w:r>
        <w:proofErr w:type="spellEnd"/>
        <w:r>
          <w:rPr>
            <w:lang w:val="en-US"/>
          </w:rPr>
          <w:t xml:space="preserve"> markers and th</w:t>
        </w:r>
      </w:ins>
      <w:ins w:id="178" w:author="Ruth Vandeputte" w:date="2024-05-23T23:46:00Z">
        <w:r>
          <w:rPr>
            <w:lang w:val="en-US"/>
          </w:rPr>
          <w:t>e backgroun</w:t>
        </w:r>
      </w:ins>
      <w:ins w:id="179" w:author="Ruth Vandeputte" w:date="2024-05-23T23:47:00Z">
        <w:r>
          <w:rPr>
            <w:lang w:val="en-US"/>
          </w:rPr>
          <w:t>d</w:t>
        </w:r>
      </w:ins>
      <w:ins w:id="180" w:author="Ruth Vandeputte" w:date="2024-05-23T23:46:00Z">
        <w:r>
          <w:rPr>
            <w:lang w:val="en-US"/>
          </w:rPr>
          <w:t>, a minimalistic light grey map was selected as background map.</w:t>
        </w:r>
      </w:ins>
    </w:p>
    <w:p w14:paraId="4F317E83" w14:textId="72A46F8B" w:rsidR="008576E2" w:rsidRPr="007830C2" w:rsidRDefault="008576E2" w:rsidP="007830C2">
      <w:pPr>
        <w:pStyle w:val="Heading2"/>
      </w:pPr>
      <w:r w:rsidRPr="007830C2">
        <w:t>Final product</w:t>
      </w:r>
      <w:bookmarkEnd w:id="164"/>
      <w:r w:rsidR="00DE7188" w:rsidRPr="007830C2">
        <w:t xml:space="preserve"> </w:t>
      </w:r>
    </w:p>
    <w:p w14:paraId="32043E00" w14:textId="0F5D882C" w:rsidR="0062175D" w:rsidRDefault="0062175D" w:rsidP="0062175D">
      <w:pPr>
        <w:rPr>
          <w:lang w:val="en-US"/>
        </w:rPr>
      </w:pPr>
      <w:r>
        <w:rPr>
          <w:lang w:val="en-US"/>
        </w:rPr>
        <w:t xml:space="preserve">Our final product is an interactive dashboard of global wind power. It consists of several components which </w:t>
      </w:r>
      <w:r w:rsidR="009C5CDB">
        <w:t>are</w:t>
      </w:r>
      <w:r w:rsidR="009C5CDB">
        <w:rPr>
          <w:lang w:val="en-US"/>
        </w:rPr>
        <w:t xml:space="preserve"> </w:t>
      </w:r>
      <w:r>
        <w:rPr>
          <w:lang w:val="en-US"/>
        </w:rPr>
        <w:t>described below:</w:t>
      </w:r>
    </w:p>
    <w:p w14:paraId="2A633DF1" w14:textId="48586F97" w:rsidR="0062175D" w:rsidRPr="00E30D7D" w:rsidRDefault="009C5CDB" w:rsidP="008576E2">
      <w:pPr>
        <w:pStyle w:val="ListParagraph"/>
        <w:numPr>
          <w:ilvl w:val="0"/>
          <w:numId w:val="23"/>
        </w:numPr>
        <w:rPr>
          <w:lang w:val="en-US"/>
        </w:rPr>
      </w:pPr>
      <w:r w:rsidRPr="006735F8">
        <w:rPr>
          <w:b/>
          <w:lang w:val="en-US"/>
        </w:rPr>
        <w:t>Big aggregate numbers (BANs)</w:t>
      </w:r>
      <w:r w:rsidR="0062175D" w:rsidRPr="00E03CE6">
        <w:rPr>
          <w:b/>
          <w:lang w:val="en-US"/>
        </w:rPr>
        <w:t>:</w:t>
      </w:r>
      <w:r w:rsidR="0062175D">
        <w:rPr>
          <w:lang w:val="en-US"/>
        </w:rPr>
        <w:t xml:space="preserve"> On the left side of the map </w:t>
      </w:r>
      <w:r w:rsidR="007830C2">
        <w:rPr>
          <w:lang w:val="en-US"/>
        </w:rPr>
        <w:t xml:space="preserve">BANs </w:t>
      </w:r>
      <w:r w:rsidRPr="00844864">
        <w:rPr>
          <w:lang w:val="en-US"/>
        </w:rPr>
        <w:t xml:space="preserve">are placed </w:t>
      </w:r>
      <w:r w:rsidR="007830C2">
        <w:rPr>
          <w:lang w:val="en-US"/>
        </w:rPr>
        <w:t xml:space="preserve">representing </w:t>
      </w:r>
      <w:r w:rsidRPr="00844864">
        <w:rPr>
          <w:lang w:val="en-US"/>
        </w:rPr>
        <w:t xml:space="preserve">the different </w:t>
      </w:r>
      <w:r w:rsidR="007830C2">
        <w:rPr>
          <w:lang w:val="en-US"/>
        </w:rPr>
        <w:t>continent</w:t>
      </w:r>
      <w:r w:rsidRPr="00844864">
        <w:rPr>
          <w:lang w:val="en-US"/>
        </w:rPr>
        <w:t>s</w:t>
      </w:r>
      <w:r w:rsidR="007830C2">
        <w:rPr>
          <w:lang w:val="en-US"/>
        </w:rPr>
        <w:t>. These BANs display the</w:t>
      </w:r>
      <w:r w:rsidRPr="00844864">
        <w:rPr>
          <w:lang w:val="en-US"/>
        </w:rPr>
        <w:t xml:space="preserve"> name and</w:t>
      </w:r>
      <w:r w:rsidR="007830C2">
        <w:rPr>
          <w:lang w:val="en-US"/>
        </w:rPr>
        <w:t xml:space="preserve"> total wind power capacity for each continent. Clicking on the BAN will update the map and bar chart according. For example: clicking on </w:t>
      </w:r>
      <w:r w:rsidR="00E30D7D">
        <w:rPr>
          <w:lang w:val="en-US"/>
        </w:rPr>
        <w:t xml:space="preserve">“Africa” will display the wind farms on Africa only on the map and will display the data of the top 20 largest wind farms </w:t>
      </w:r>
      <w:ins w:id="181" w:author="Ruth Vandeputte" w:date="2024-05-23T23:14:00Z">
        <w:r w:rsidR="004E5E88">
          <w:rPr>
            <w:lang w:val="en-US"/>
          </w:rPr>
          <w:t xml:space="preserve">in Africa </w:t>
        </w:r>
      </w:ins>
      <w:r w:rsidR="00E30D7D">
        <w:rPr>
          <w:lang w:val="en-US"/>
        </w:rPr>
        <w:t xml:space="preserve">on the bar chart as shown in the </w:t>
      </w:r>
      <w:r>
        <w:rPr>
          <w:lang w:val="en-US"/>
        </w:rPr>
        <w:fldChar w:fldCharType="begin"/>
      </w:r>
      <w:r>
        <w:rPr>
          <w:lang w:val="en-US"/>
        </w:rPr>
        <w:instrText xml:space="preserve"> REF _Ref167347472 \h </w:instrText>
      </w:r>
      <w:r>
        <w:rPr>
          <w:lang w:val="en-US"/>
        </w:rPr>
      </w:r>
      <w:r>
        <w:rPr>
          <w:lang w:val="en-US"/>
        </w:rPr>
        <w:fldChar w:fldCharType="separate"/>
      </w:r>
      <w:r w:rsidRPr="004E5E88">
        <w:rPr>
          <w:lang w:val="en-US"/>
          <w:rPrChange w:id="182" w:author="Ruth Vandeputte" w:date="2024-05-23T23:07:00Z">
            <w:rPr/>
          </w:rPrChange>
        </w:rPr>
        <w:t xml:space="preserve">Figure </w:t>
      </w:r>
      <w:r w:rsidRPr="004E5E88">
        <w:rPr>
          <w:noProof/>
          <w:lang w:val="en-US"/>
          <w:rPrChange w:id="183" w:author="Ruth Vandeputte" w:date="2024-05-23T23:07:00Z">
            <w:rPr>
              <w:noProof/>
            </w:rPr>
          </w:rPrChange>
        </w:rPr>
        <w:t>5</w:t>
      </w:r>
      <w:r>
        <w:rPr>
          <w:lang w:val="en-US"/>
        </w:rPr>
        <w:fldChar w:fldCharType="end"/>
      </w:r>
      <w:r w:rsidR="00E30D7D">
        <w:rPr>
          <w:lang w:val="en-US"/>
        </w:rPr>
        <w:t xml:space="preserve"> below.</w:t>
      </w:r>
    </w:p>
    <w:p w14:paraId="3D9F2149" w14:textId="77777777" w:rsidR="009C5CDB" w:rsidRDefault="00E30D7D" w:rsidP="00E03CE6">
      <w:pPr>
        <w:keepNext/>
        <w:jc w:val="center"/>
      </w:pPr>
      <w:r>
        <w:rPr>
          <w:noProof/>
          <w:lang w:eastAsia="nl-BE"/>
        </w:rPr>
        <w:drawing>
          <wp:inline distT="0" distB="0" distL="0" distR="0" wp14:anchorId="171BE5BA" wp14:editId="674104FD">
            <wp:extent cx="4568770" cy="2400300"/>
            <wp:effectExtent l="0" t="0" r="3810" b="0"/>
            <wp:docPr id="70504348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3488" name="Picture 1" descr="A screenshot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3781" cy="2408186"/>
                    </a:xfrm>
                    <a:prstGeom prst="rect">
                      <a:avLst/>
                    </a:prstGeom>
                  </pic:spPr>
                </pic:pic>
              </a:graphicData>
            </a:graphic>
          </wp:inline>
        </w:drawing>
      </w:r>
    </w:p>
    <w:p w14:paraId="5943ADB4" w14:textId="53041F80" w:rsidR="00901260" w:rsidRDefault="009C5CDB" w:rsidP="00E03CE6">
      <w:pPr>
        <w:pStyle w:val="Caption"/>
        <w:jc w:val="center"/>
        <w:rPr>
          <w:lang w:val="en-US"/>
        </w:rPr>
      </w:pPr>
      <w:bookmarkStart w:id="184" w:name="_Ref167347472"/>
      <w:r w:rsidRPr="00844864">
        <w:rPr>
          <w:lang w:val="en-US"/>
        </w:rPr>
        <w:t xml:space="preserve">Figure </w:t>
      </w:r>
      <w:r>
        <w:fldChar w:fldCharType="begin"/>
      </w:r>
      <w:r w:rsidRPr="00844864">
        <w:rPr>
          <w:lang w:val="en-US"/>
        </w:rPr>
        <w:instrText xml:space="preserve"> SEQ Figure \* ARABIC </w:instrText>
      </w:r>
      <w:r>
        <w:fldChar w:fldCharType="separate"/>
      </w:r>
      <w:r w:rsidR="006735F8">
        <w:rPr>
          <w:noProof/>
          <w:lang w:val="en-US"/>
        </w:rPr>
        <w:t>8</w:t>
      </w:r>
      <w:r>
        <w:fldChar w:fldCharType="end"/>
      </w:r>
      <w:bookmarkEnd w:id="184"/>
      <w:r w:rsidRPr="00844864">
        <w:rPr>
          <w:lang w:val="en-US"/>
        </w:rPr>
        <w:t xml:space="preserve"> Displaying windfarms according to BAN selection</w:t>
      </w:r>
    </w:p>
    <w:p w14:paraId="562362E7" w14:textId="77777777" w:rsidR="009C5CDB" w:rsidRDefault="009C5CDB" w:rsidP="00E30D7D">
      <w:pPr>
        <w:jc w:val="center"/>
        <w:rPr>
          <w:lang w:val="en-US"/>
        </w:rPr>
      </w:pPr>
    </w:p>
    <w:p w14:paraId="4818805E" w14:textId="59579E6A" w:rsidR="009C5CDB" w:rsidRPr="00844864" w:rsidRDefault="00E30D7D" w:rsidP="00E03CE6">
      <w:pPr>
        <w:pStyle w:val="ListParagraph"/>
        <w:numPr>
          <w:ilvl w:val="0"/>
          <w:numId w:val="23"/>
        </w:numPr>
        <w:rPr>
          <w:b/>
          <w:lang w:val="en-US"/>
        </w:rPr>
      </w:pPr>
      <w:commentRangeStart w:id="185"/>
      <w:r w:rsidRPr="00844864">
        <w:rPr>
          <w:b/>
          <w:lang w:val="en-US"/>
        </w:rPr>
        <w:lastRenderedPageBreak/>
        <w:t>Filter</w:t>
      </w:r>
      <w:r w:rsidR="00C62106" w:rsidRPr="00844864">
        <w:rPr>
          <w:b/>
          <w:lang w:val="en-US"/>
        </w:rPr>
        <w:t>s</w:t>
      </w:r>
      <w:r w:rsidRPr="00844864">
        <w:rPr>
          <w:b/>
          <w:lang w:val="en-US"/>
        </w:rPr>
        <w:t xml:space="preserve">: </w:t>
      </w:r>
      <w:commentRangeEnd w:id="185"/>
      <w:r w:rsidR="00C62106">
        <w:rPr>
          <w:rStyle w:val="CommentReference"/>
        </w:rPr>
        <w:commentReference w:id="185"/>
      </w:r>
      <w:r w:rsidRPr="00844864">
        <w:rPr>
          <w:lang w:val="en-US"/>
        </w:rPr>
        <w:t xml:space="preserve">On the top of the </w:t>
      </w:r>
      <w:r w:rsidR="00A063CB" w:rsidRPr="00844864">
        <w:rPr>
          <w:lang w:val="en-US"/>
        </w:rPr>
        <w:t xml:space="preserve">main area are the filters which allows user to filter the map according to sub region, country, status and type. The bar chart also updates accordingly. </w:t>
      </w:r>
      <w:r w:rsidR="00C62106">
        <w:fldChar w:fldCharType="begin"/>
      </w:r>
      <w:r w:rsidR="00C62106" w:rsidRPr="00844864">
        <w:rPr>
          <w:lang w:val="en-US"/>
        </w:rPr>
        <w:instrText xml:space="preserve"> REF _Ref167347671 \h </w:instrText>
      </w:r>
      <w:r w:rsidR="00C62106">
        <w:fldChar w:fldCharType="separate"/>
      </w:r>
      <w:r w:rsidR="00C62106" w:rsidRPr="00844864">
        <w:rPr>
          <w:lang w:val="en-US"/>
        </w:rPr>
        <w:t xml:space="preserve">Figure </w:t>
      </w:r>
      <w:r w:rsidR="00C62106" w:rsidRPr="00844864">
        <w:rPr>
          <w:noProof/>
          <w:lang w:val="en-US"/>
        </w:rPr>
        <w:t>6</w:t>
      </w:r>
      <w:r w:rsidR="00C62106">
        <w:fldChar w:fldCharType="end"/>
      </w:r>
      <w:r w:rsidR="00C62106" w:rsidRPr="00844864">
        <w:rPr>
          <w:lang w:val="en-US"/>
        </w:rPr>
        <w:t xml:space="preserve"> depicts these </w:t>
      </w:r>
      <w:r w:rsidR="00A063CB" w:rsidRPr="00844864">
        <w:rPr>
          <w:lang w:val="en-US"/>
        </w:rPr>
        <w:t>filters.</w:t>
      </w:r>
    </w:p>
    <w:p w14:paraId="4FDCDABA" w14:textId="116538FA" w:rsidR="009C5CDB" w:rsidRPr="00844864" w:rsidRDefault="00A063CB" w:rsidP="00E03CE6">
      <w:pPr>
        <w:pStyle w:val="ListParagraph"/>
        <w:numPr>
          <w:ilvl w:val="0"/>
          <w:numId w:val="8"/>
        </w:numPr>
        <w:rPr>
          <w:lang w:val="en-US"/>
        </w:rPr>
      </w:pPr>
      <w:r w:rsidRPr="00844864">
        <w:rPr>
          <w:lang w:val="en-US"/>
        </w:rPr>
        <w:t>Sub-region: This filter allows the user to filter the map by sub-region.</w:t>
      </w:r>
    </w:p>
    <w:p w14:paraId="1A570808" w14:textId="73479AF2" w:rsidR="009C5CDB" w:rsidRPr="00844864" w:rsidRDefault="00A063CB" w:rsidP="00E03CE6">
      <w:pPr>
        <w:pStyle w:val="ListParagraph"/>
        <w:numPr>
          <w:ilvl w:val="0"/>
          <w:numId w:val="8"/>
        </w:numPr>
        <w:rPr>
          <w:lang w:val="en-US"/>
        </w:rPr>
      </w:pPr>
      <w:r w:rsidRPr="00844864">
        <w:rPr>
          <w:lang w:val="en-US"/>
        </w:rPr>
        <w:t>Country: This filter allows the user to update the visualization by country</w:t>
      </w:r>
      <w:r w:rsidR="009C5CDB" w:rsidRPr="00844864">
        <w:rPr>
          <w:lang w:val="en-US"/>
        </w:rPr>
        <w:t>.</w:t>
      </w:r>
    </w:p>
    <w:p w14:paraId="2065AC02" w14:textId="1D1024BC" w:rsidR="009C5CDB" w:rsidRPr="00844864" w:rsidRDefault="009C5CDB" w:rsidP="00E03CE6">
      <w:pPr>
        <w:pStyle w:val="ListParagraph"/>
        <w:numPr>
          <w:ilvl w:val="0"/>
          <w:numId w:val="8"/>
        </w:numPr>
        <w:rPr>
          <w:lang w:val="en-US"/>
        </w:rPr>
      </w:pPr>
      <w:r w:rsidRPr="00844864">
        <w:rPr>
          <w:lang w:val="en-US"/>
        </w:rPr>
        <w:t>S</w:t>
      </w:r>
      <w:r w:rsidR="00A063CB" w:rsidRPr="00844864">
        <w:rPr>
          <w:lang w:val="en-US"/>
        </w:rPr>
        <w:t>tatus: This filter allows the user to update the visualization by status (operating, future or retired).</w:t>
      </w:r>
    </w:p>
    <w:p w14:paraId="3CF273EF" w14:textId="0F5E0CA7" w:rsidR="009C5CDB" w:rsidRPr="00E03CE6" w:rsidRDefault="00A063CB" w:rsidP="00E03CE6">
      <w:pPr>
        <w:pStyle w:val="ListParagraph"/>
        <w:numPr>
          <w:ilvl w:val="0"/>
          <w:numId w:val="8"/>
        </w:numPr>
        <w:jc w:val="left"/>
        <w:rPr>
          <w:lang w:val="en-US"/>
        </w:rPr>
      </w:pPr>
      <w:r w:rsidRPr="00844864">
        <w:rPr>
          <w:lang w:val="en-US"/>
        </w:rPr>
        <w:t>Type: This filter allows the user to update the visualization by type (onshore or offshore).</w:t>
      </w:r>
    </w:p>
    <w:p w14:paraId="70090485" w14:textId="1C77B7CB" w:rsidR="00E03CE6" w:rsidRPr="00E03CE6" w:rsidRDefault="00E03CE6" w:rsidP="00E03CE6">
      <w:pPr>
        <w:pStyle w:val="ListParagraph"/>
        <w:numPr>
          <w:ilvl w:val="0"/>
          <w:numId w:val="8"/>
        </w:numPr>
        <w:jc w:val="left"/>
        <w:rPr>
          <w:lang w:val="en-US"/>
        </w:rPr>
      </w:pPr>
      <w:r w:rsidRPr="00844864">
        <w:rPr>
          <w:lang w:val="en-US"/>
        </w:rPr>
        <w:t>Time Slider: The time slider allows the user to select a specific time range for the data displayed on the map and bar chart. The user can adjust the start and end points of the time range by dragging the handles on the slider. The map and bar chart will then update to display data that falls within the selected time range.</w:t>
      </w:r>
    </w:p>
    <w:p w14:paraId="32B8930E" w14:textId="59C4803E" w:rsidR="009C5CDB" w:rsidRDefault="00E03CE6" w:rsidP="00E03CE6">
      <w:pPr>
        <w:keepNext/>
        <w:jc w:val="center"/>
      </w:pPr>
      <w:r>
        <w:rPr>
          <w:noProof/>
          <w:lang w:val="en-US"/>
        </w:rPr>
        <w:drawing>
          <wp:inline distT="0" distB="0" distL="0" distR="0" wp14:anchorId="0D97E2EA" wp14:editId="056E4741">
            <wp:extent cx="5731510" cy="501650"/>
            <wp:effectExtent l="0" t="0" r="0" b="6350"/>
            <wp:docPr id="63662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28780" name="Picture 6366287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01650"/>
                    </a:xfrm>
                    <a:prstGeom prst="rect">
                      <a:avLst/>
                    </a:prstGeom>
                  </pic:spPr>
                </pic:pic>
              </a:graphicData>
            </a:graphic>
          </wp:inline>
        </w:drawing>
      </w:r>
    </w:p>
    <w:p w14:paraId="62E8987C" w14:textId="1DFCFEBB" w:rsidR="00A063CB" w:rsidRPr="009C5CDB" w:rsidRDefault="009C5CDB" w:rsidP="00E03CE6">
      <w:pPr>
        <w:pStyle w:val="Caption"/>
        <w:jc w:val="center"/>
        <w:rPr>
          <w:lang w:val="en-US"/>
        </w:rPr>
      </w:pPr>
      <w:bookmarkStart w:id="186" w:name="_Ref167347671"/>
      <w:r>
        <w:t xml:space="preserve">Figure </w:t>
      </w:r>
      <w:r>
        <w:fldChar w:fldCharType="begin"/>
      </w:r>
      <w:r>
        <w:instrText xml:space="preserve"> SEQ Figure \* ARABIC </w:instrText>
      </w:r>
      <w:r>
        <w:fldChar w:fldCharType="separate"/>
      </w:r>
      <w:r w:rsidR="006735F8">
        <w:rPr>
          <w:noProof/>
        </w:rPr>
        <w:t>9</w:t>
      </w:r>
      <w:r>
        <w:fldChar w:fldCharType="end"/>
      </w:r>
      <w:bookmarkEnd w:id="186"/>
      <w:r>
        <w:t xml:space="preserve"> Filters</w:t>
      </w:r>
    </w:p>
    <w:p w14:paraId="47B814FB" w14:textId="30797B1B" w:rsidR="00A063CB" w:rsidRDefault="00A063CB" w:rsidP="00A063CB">
      <w:pPr>
        <w:pStyle w:val="ListParagraph"/>
        <w:ind w:left="360"/>
        <w:jc w:val="center"/>
        <w:rPr>
          <w:lang w:val="en-US"/>
        </w:rPr>
      </w:pPr>
    </w:p>
    <w:p w14:paraId="03B89FB7" w14:textId="70E12692" w:rsidR="00C62106" w:rsidRDefault="00002FFE" w:rsidP="00DB7393">
      <w:pPr>
        <w:pStyle w:val="ListParagraph"/>
        <w:numPr>
          <w:ilvl w:val="0"/>
          <w:numId w:val="23"/>
        </w:numPr>
        <w:rPr>
          <w:lang w:val="en-US"/>
        </w:rPr>
      </w:pPr>
      <w:r w:rsidRPr="00A912D9">
        <w:rPr>
          <w:b/>
          <w:bCs/>
          <w:lang w:val="en-US"/>
        </w:rPr>
        <w:t>Map</w:t>
      </w:r>
      <w:r>
        <w:rPr>
          <w:lang w:val="en-US"/>
        </w:rPr>
        <w:t xml:space="preserve">: </w:t>
      </w:r>
      <w:r w:rsidR="00261947">
        <w:rPr>
          <w:lang w:val="en-US"/>
        </w:rPr>
        <w:t xml:space="preserve">The main visualization of this app is the interactive map that visually </w:t>
      </w:r>
      <w:r w:rsidR="00A912D9">
        <w:rPr>
          <w:lang w:val="en-US"/>
        </w:rPr>
        <w:t xml:space="preserve">represents all the wind farms. </w:t>
      </w:r>
    </w:p>
    <w:p w14:paraId="33907B91" w14:textId="0B50E2C9" w:rsidR="00C62106" w:rsidRPr="00844864" w:rsidRDefault="00A912D9" w:rsidP="00E03CE6">
      <w:pPr>
        <w:pStyle w:val="ListParagraph"/>
        <w:numPr>
          <w:ilvl w:val="0"/>
          <w:numId w:val="8"/>
        </w:numPr>
        <w:rPr>
          <w:lang w:val="en-US"/>
        </w:rPr>
      </w:pPr>
      <w:proofErr w:type="spellStart"/>
      <w:r w:rsidRPr="00844864">
        <w:rPr>
          <w:lang w:val="en-US"/>
        </w:rPr>
        <w:t>Colo</w:t>
      </w:r>
      <w:r w:rsidR="00C62106" w:rsidRPr="00844864">
        <w:rPr>
          <w:lang w:val="en-US"/>
        </w:rPr>
        <w:t>u</w:t>
      </w:r>
      <w:r w:rsidRPr="00844864">
        <w:rPr>
          <w:lang w:val="en-US"/>
        </w:rPr>
        <w:t>r</w:t>
      </w:r>
      <w:proofErr w:type="spellEnd"/>
      <w:r w:rsidR="00C62106" w:rsidRPr="00844864">
        <w:rPr>
          <w:lang w:val="en-US"/>
        </w:rPr>
        <w:t>-c</w:t>
      </w:r>
      <w:r w:rsidRPr="00844864">
        <w:rPr>
          <w:lang w:val="en-US"/>
        </w:rPr>
        <w:t xml:space="preserve">oding: The map uses </w:t>
      </w:r>
      <w:proofErr w:type="spellStart"/>
      <w:r w:rsidRPr="00844864">
        <w:rPr>
          <w:lang w:val="en-US"/>
        </w:rPr>
        <w:t>colo</w:t>
      </w:r>
      <w:r w:rsidR="00C62106" w:rsidRPr="00844864">
        <w:rPr>
          <w:lang w:val="en-US"/>
        </w:rPr>
        <w:t>u</w:t>
      </w:r>
      <w:r w:rsidRPr="00844864">
        <w:rPr>
          <w:lang w:val="en-US"/>
        </w:rPr>
        <w:t>r</w:t>
      </w:r>
      <w:proofErr w:type="spellEnd"/>
      <w:r w:rsidR="00C62106" w:rsidRPr="00844864">
        <w:rPr>
          <w:lang w:val="en-US"/>
        </w:rPr>
        <w:t>-</w:t>
      </w:r>
      <w:r w:rsidRPr="00844864">
        <w:rPr>
          <w:lang w:val="en-US"/>
        </w:rPr>
        <w:t xml:space="preserve">coding to represent the status of the wind farms. Each project on the map is represented by a circle on the map and the color of the </w:t>
      </w:r>
      <w:r w:rsidR="00C62106" w:rsidRPr="00844864">
        <w:rPr>
          <w:lang w:val="en-US"/>
        </w:rPr>
        <w:t xml:space="preserve">circle </w:t>
      </w:r>
      <w:r w:rsidRPr="00844864">
        <w:rPr>
          <w:lang w:val="en-US"/>
        </w:rPr>
        <w:t xml:space="preserve">indicates it’s status. For example: </w:t>
      </w:r>
      <w:r w:rsidR="00C62106" w:rsidRPr="00844864">
        <w:rPr>
          <w:lang w:val="en-US"/>
        </w:rPr>
        <w:t>green is used for the operating status</w:t>
      </w:r>
      <w:r w:rsidRPr="00844864">
        <w:rPr>
          <w:lang w:val="en-US"/>
        </w:rPr>
        <w:t>.</w:t>
      </w:r>
      <w:r w:rsidR="00DB7393" w:rsidRPr="00844864">
        <w:rPr>
          <w:lang w:val="en-US"/>
        </w:rPr>
        <w:t xml:space="preserve"> </w:t>
      </w:r>
      <w:r w:rsidR="00C62106">
        <w:fldChar w:fldCharType="begin"/>
      </w:r>
      <w:r w:rsidR="00C62106" w:rsidRPr="00844864">
        <w:rPr>
          <w:lang w:val="en-US"/>
        </w:rPr>
        <w:instrText xml:space="preserve"> REF _Ref167348121 \h </w:instrText>
      </w:r>
      <w:r w:rsidR="00C62106">
        <w:fldChar w:fldCharType="separate"/>
      </w:r>
      <w:r w:rsidR="00C62106" w:rsidRPr="00844864">
        <w:rPr>
          <w:lang w:val="en-US"/>
        </w:rPr>
        <w:t xml:space="preserve">Figure </w:t>
      </w:r>
      <w:r w:rsidR="00C62106" w:rsidRPr="00844864">
        <w:rPr>
          <w:noProof/>
          <w:lang w:val="en-US"/>
        </w:rPr>
        <w:t>7</w:t>
      </w:r>
      <w:r w:rsidR="00C62106">
        <w:fldChar w:fldCharType="end"/>
      </w:r>
      <w:r w:rsidR="00C62106" w:rsidRPr="00844864">
        <w:rPr>
          <w:lang w:val="en-US"/>
        </w:rPr>
        <w:t xml:space="preserve"> </w:t>
      </w:r>
      <w:r w:rsidR="00DB7393" w:rsidRPr="00844864">
        <w:rPr>
          <w:lang w:val="en-US"/>
        </w:rPr>
        <w:t xml:space="preserve">shows a more detailed picture of how different wind farms are </w:t>
      </w:r>
      <w:proofErr w:type="spellStart"/>
      <w:r w:rsidR="00DB7393" w:rsidRPr="00844864">
        <w:rPr>
          <w:lang w:val="en-US"/>
        </w:rPr>
        <w:t>colour</w:t>
      </w:r>
      <w:proofErr w:type="spellEnd"/>
      <w:r w:rsidR="00DB7393" w:rsidRPr="00844864">
        <w:rPr>
          <w:lang w:val="en-US"/>
        </w:rPr>
        <w:t xml:space="preserve">-coded according to their status. </w:t>
      </w:r>
    </w:p>
    <w:p w14:paraId="5354C7C5" w14:textId="0F7000A1" w:rsidR="00DB7393" w:rsidRPr="00E03CE6" w:rsidRDefault="00DB7393" w:rsidP="00E03CE6">
      <w:pPr>
        <w:jc w:val="center"/>
      </w:pPr>
      <w:r>
        <w:rPr>
          <w:noProof/>
        </w:rPr>
        <w:drawing>
          <wp:inline distT="0" distB="0" distL="0" distR="0" wp14:anchorId="370E3167" wp14:editId="0C358452">
            <wp:extent cx="3376800" cy="1837775"/>
            <wp:effectExtent l="0" t="0" r="1905" b="3810"/>
            <wp:docPr id="33989034" name="Picture 3" descr="A map of europ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9034" name="Picture 3" descr="A map of europe with do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43562" cy="1874109"/>
                    </a:xfrm>
                    <a:prstGeom prst="rect">
                      <a:avLst/>
                    </a:prstGeom>
                  </pic:spPr>
                </pic:pic>
              </a:graphicData>
            </a:graphic>
          </wp:inline>
        </w:drawing>
      </w:r>
    </w:p>
    <w:p w14:paraId="23150BE2" w14:textId="641E8F44" w:rsidR="00C62106" w:rsidRPr="00844864" w:rsidRDefault="00C62106" w:rsidP="00E03CE6">
      <w:pPr>
        <w:pStyle w:val="Caption"/>
        <w:jc w:val="center"/>
        <w:rPr>
          <w:lang w:val="en-US"/>
        </w:rPr>
      </w:pPr>
      <w:bookmarkStart w:id="187" w:name="_Ref167348121"/>
      <w:r w:rsidRPr="00844864">
        <w:rPr>
          <w:lang w:val="en-US"/>
        </w:rPr>
        <w:t xml:space="preserve">Figure </w:t>
      </w:r>
      <w:r>
        <w:fldChar w:fldCharType="begin"/>
      </w:r>
      <w:r w:rsidRPr="00844864">
        <w:rPr>
          <w:lang w:val="en-US"/>
        </w:rPr>
        <w:instrText xml:space="preserve"> SEQ Figure \* ARABIC </w:instrText>
      </w:r>
      <w:r>
        <w:fldChar w:fldCharType="separate"/>
      </w:r>
      <w:r w:rsidR="006735F8">
        <w:rPr>
          <w:noProof/>
          <w:lang w:val="en-US"/>
        </w:rPr>
        <w:t>10</w:t>
      </w:r>
      <w:r>
        <w:fldChar w:fldCharType="end"/>
      </w:r>
      <w:bookmarkEnd w:id="187"/>
      <w:r w:rsidRPr="00844864">
        <w:rPr>
          <w:lang w:val="en-US"/>
        </w:rPr>
        <w:t xml:space="preserve"> Map </w:t>
      </w:r>
      <w:proofErr w:type="spellStart"/>
      <w:r w:rsidRPr="00844864">
        <w:rPr>
          <w:lang w:val="en-US"/>
        </w:rPr>
        <w:t>colour</w:t>
      </w:r>
      <w:proofErr w:type="spellEnd"/>
      <w:r w:rsidRPr="00844864">
        <w:rPr>
          <w:lang w:val="en-US"/>
        </w:rPr>
        <w:t>-coded according to status</w:t>
      </w:r>
    </w:p>
    <w:p w14:paraId="6CE19A5F" w14:textId="77C630C2" w:rsidR="00DB7393" w:rsidRPr="00844864" w:rsidRDefault="00A912D9" w:rsidP="00E03CE6">
      <w:pPr>
        <w:pStyle w:val="ListParagraph"/>
        <w:numPr>
          <w:ilvl w:val="0"/>
          <w:numId w:val="8"/>
        </w:numPr>
        <w:rPr>
          <w:lang w:val="en-US"/>
        </w:rPr>
      </w:pPr>
      <w:r w:rsidRPr="00844864">
        <w:rPr>
          <w:lang w:val="en-US"/>
        </w:rPr>
        <w:t>Circle Marker Size: The size of the marker corresponds to the capacity of the wind farm. The bigger the size of the marker, the bigger the capacity of the wind farm.</w:t>
      </w:r>
      <w:r w:rsidR="00DB7393" w:rsidRPr="00844864">
        <w:rPr>
          <w:lang w:val="en-US"/>
        </w:rPr>
        <w:t xml:space="preserve"> In </w:t>
      </w:r>
      <w:r w:rsidR="00C62106">
        <w:fldChar w:fldCharType="begin"/>
      </w:r>
      <w:r w:rsidR="00C62106" w:rsidRPr="00844864">
        <w:rPr>
          <w:lang w:val="en-US"/>
        </w:rPr>
        <w:instrText xml:space="preserve"> REF _Ref167348121 \h </w:instrText>
      </w:r>
      <w:r w:rsidR="00C62106">
        <w:fldChar w:fldCharType="separate"/>
      </w:r>
      <w:r w:rsidR="00C62106" w:rsidRPr="00844864">
        <w:rPr>
          <w:lang w:val="en-US"/>
        </w:rPr>
        <w:t xml:space="preserve">Figure </w:t>
      </w:r>
      <w:r w:rsidR="00C62106" w:rsidRPr="00844864">
        <w:rPr>
          <w:noProof/>
          <w:lang w:val="en-US"/>
        </w:rPr>
        <w:t>7</w:t>
      </w:r>
      <w:r w:rsidR="00C62106">
        <w:fldChar w:fldCharType="end"/>
      </w:r>
      <w:r w:rsidR="00C62106" w:rsidRPr="00844864">
        <w:rPr>
          <w:lang w:val="en-US"/>
        </w:rPr>
        <w:t xml:space="preserve"> </w:t>
      </w:r>
      <w:proofErr w:type="gramStart"/>
      <w:r w:rsidR="00DB7393" w:rsidRPr="00844864">
        <w:rPr>
          <w:lang w:val="en-US"/>
        </w:rPr>
        <w:t>it can be seen that the</w:t>
      </w:r>
      <w:proofErr w:type="gramEnd"/>
      <w:r w:rsidR="00DB7393" w:rsidRPr="00844864">
        <w:rPr>
          <w:lang w:val="en-US"/>
        </w:rPr>
        <w:t xml:space="preserve"> circle markers vary in size. </w:t>
      </w:r>
    </w:p>
    <w:p w14:paraId="6B19D153" w14:textId="2835219B" w:rsidR="00C62106" w:rsidRPr="004E5E88" w:rsidRDefault="00C62106" w:rsidP="00E03CE6">
      <w:pPr>
        <w:pStyle w:val="ListParagraph"/>
        <w:numPr>
          <w:ilvl w:val="0"/>
          <w:numId w:val="8"/>
        </w:numPr>
        <w:rPr>
          <w:lang w:val="en-US"/>
          <w:rPrChange w:id="188" w:author="Ruth Vandeputte" w:date="2024-05-23T23:07:00Z">
            <w:rPr/>
          </w:rPrChange>
        </w:rPr>
      </w:pPr>
      <w:r w:rsidRPr="00844864">
        <w:rPr>
          <w:lang w:val="en-US"/>
        </w:rPr>
        <w:t>Z</w:t>
      </w:r>
      <w:r w:rsidR="00A912D9" w:rsidRPr="00844864">
        <w:rPr>
          <w:lang w:val="en-US"/>
        </w:rPr>
        <w:t>oom: The user can zoom</w:t>
      </w:r>
      <w:r w:rsidRPr="00844864">
        <w:rPr>
          <w:lang w:val="en-US"/>
        </w:rPr>
        <w:t xml:space="preserve"> </w:t>
      </w:r>
      <w:r w:rsidR="00A912D9" w:rsidRPr="00844864">
        <w:rPr>
          <w:lang w:val="en-US"/>
        </w:rPr>
        <w:t>in or zoom</w:t>
      </w:r>
      <w:r w:rsidRPr="00844864">
        <w:rPr>
          <w:lang w:val="en-US"/>
        </w:rPr>
        <w:t xml:space="preserve"> </w:t>
      </w:r>
      <w:r w:rsidR="00A912D9" w:rsidRPr="00844864">
        <w:rPr>
          <w:lang w:val="en-US"/>
        </w:rPr>
        <w:t xml:space="preserve">out </w:t>
      </w:r>
      <w:r w:rsidRPr="00844864">
        <w:rPr>
          <w:lang w:val="en-US"/>
        </w:rPr>
        <w:t xml:space="preserve">on </w:t>
      </w:r>
      <w:r w:rsidR="00A912D9" w:rsidRPr="00844864">
        <w:rPr>
          <w:lang w:val="en-US"/>
        </w:rPr>
        <w:t>the map</w:t>
      </w:r>
      <w:r w:rsidR="00A912D9" w:rsidRPr="004E5E88">
        <w:rPr>
          <w:lang w:val="en-US"/>
          <w:rPrChange w:id="189" w:author="Ruth Vandeputte" w:date="2024-05-23T23:07:00Z">
            <w:rPr/>
          </w:rPrChange>
        </w:rPr>
        <w:t>.</w:t>
      </w:r>
      <w:ins w:id="190" w:author="Ruth Vandeputte" w:date="2024-05-23T23:16:00Z">
        <w:r w:rsidR="004E5E88">
          <w:rPr>
            <w:lang w:val="en-US"/>
          </w:rPr>
          <w:t xml:space="preserve"> The initial view shows aggregated information on a country-level.</w:t>
        </w:r>
      </w:ins>
      <w:r w:rsidR="00A912D9" w:rsidRPr="004E5E88">
        <w:rPr>
          <w:lang w:val="en-US"/>
          <w:rPrChange w:id="191" w:author="Ruth Vandeputte" w:date="2024-05-23T23:07:00Z">
            <w:rPr/>
          </w:rPrChange>
        </w:rPr>
        <w:t xml:space="preserve"> </w:t>
      </w:r>
      <w:r w:rsidR="00DB7393" w:rsidRPr="004E5E88">
        <w:rPr>
          <w:lang w:val="en-US"/>
          <w:rPrChange w:id="192" w:author="Ruth Vandeputte" w:date="2024-05-23T23:07:00Z">
            <w:rPr/>
          </w:rPrChange>
        </w:rPr>
        <w:t xml:space="preserve">Zooming </w:t>
      </w:r>
      <w:r w:rsidRPr="004E5E88">
        <w:rPr>
          <w:lang w:val="en-US"/>
          <w:rPrChange w:id="193" w:author="Ruth Vandeputte" w:date="2024-05-23T23:07:00Z">
            <w:rPr/>
          </w:rPrChange>
        </w:rPr>
        <w:t>t</w:t>
      </w:r>
      <w:r w:rsidR="00DB7393" w:rsidRPr="004E5E88">
        <w:rPr>
          <w:lang w:val="en-US"/>
          <w:rPrChange w:id="194" w:author="Ruth Vandeputte" w:date="2024-05-23T23:07:00Z">
            <w:rPr/>
          </w:rPrChange>
        </w:rPr>
        <w:t xml:space="preserve">he map provides </w:t>
      </w:r>
      <w:del w:id="195" w:author="Ruth Vandeputte" w:date="2024-05-23T23:15:00Z">
        <w:r w:rsidR="00DB7393" w:rsidRPr="004E5E88" w:rsidDel="004E5E88">
          <w:rPr>
            <w:lang w:val="en-US"/>
            <w:rPrChange w:id="196" w:author="Ruth Vandeputte" w:date="2024-05-23T23:07:00Z">
              <w:rPr/>
            </w:rPrChange>
          </w:rPr>
          <w:delText>a more accurate geographical location of the map.</w:delText>
        </w:r>
      </w:del>
      <w:ins w:id="197" w:author="Ruth Vandeputte" w:date="2024-05-23T23:15:00Z">
        <w:r w:rsidR="004E5E88">
          <w:rPr>
            <w:lang w:val="en-US"/>
          </w:rPr>
          <w:t>more detailed information of</w:t>
        </w:r>
      </w:ins>
      <w:ins w:id="198" w:author="Ruth Vandeputte" w:date="2024-05-23T23:17:00Z">
        <w:r w:rsidR="004E5E88">
          <w:rPr>
            <w:lang w:val="en-US"/>
          </w:rPr>
          <w:t xml:space="preserve"> the </w:t>
        </w:r>
        <w:proofErr w:type="spellStart"/>
        <w:r w:rsidR="004E5E88">
          <w:rPr>
            <w:lang w:val="en-US"/>
          </w:rPr>
          <w:t>specifc</w:t>
        </w:r>
      </w:ins>
      <w:proofErr w:type="spellEnd"/>
      <w:ins w:id="199" w:author="Ruth Vandeputte" w:date="2024-05-23T23:15:00Z">
        <w:r w:rsidR="004E5E88">
          <w:rPr>
            <w:lang w:val="en-US"/>
          </w:rPr>
          <w:t xml:space="preserve"> wind farm projects</w:t>
        </w:r>
      </w:ins>
      <w:ins w:id="200" w:author="Ruth Vandeputte" w:date="2024-05-23T23:16:00Z">
        <w:r w:rsidR="004E5E88">
          <w:rPr>
            <w:lang w:val="en-US"/>
          </w:rPr>
          <w:t>.</w:t>
        </w:r>
      </w:ins>
    </w:p>
    <w:p w14:paraId="1C3B5EDB" w14:textId="5C77EAC3" w:rsidR="00DB7393" w:rsidRPr="00844864" w:rsidRDefault="00DB7393" w:rsidP="00E03CE6">
      <w:pPr>
        <w:pStyle w:val="ListParagraph"/>
        <w:numPr>
          <w:ilvl w:val="0"/>
          <w:numId w:val="8"/>
        </w:numPr>
        <w:rPr>
          <w:lang w:val="en-US"/>
        </w:rPr>
      </w:pPr>
      <w:r w:rsidRPr="00844864">
        <w:rPr>
          <w:lang w:val="en-US"/>
        </w:rPr>
        <w:t>Hover Interaction: When the user hovers over the marker, additional information about the windfarm is dis</w:t>
      </w:r>
      <w:r w:rsidR="00C62106" w:rsidRPr="00844864">
        <w:rPr>
          <w:lang w:val="en-US"/>
        </w:rPr>
        <w:t>p</w:t>
      </w:r>
      <w:r w:rsidRPr="00844864">
        <w:rPr>
          <w:lang w:val="en-US"/>
        </w:rPr>
        <w:t>layed which is shown in</w:t>
      </w:r>
      <w:r w:rsidR="006B5759" w:rsidRPr="00844864">
        <w:rPr>
          <w:lang w:val="en-US"/>
        </w:rPr>
        <w:t xml:space="preserve"> </w:t>
      </w:r>
      <w:r w:rsidR="006B5759">
        <w:fldChar w:fldCharType="begin"/>
      </w:r>
      <w:r w:rsidR="006B5759" w:rsidRPr="00844864">
        <w:rPr>
          <w:lang w:val="en-US"/>
        </w:rPr>
        <w:instrText xml:space="preserve"> REF _Ref167348214 \h </w:instrText>
      </w:r>
      <w:r w:rsidR="006B5759">
        <w:fldChar w:fldCharType="separate"/>
      </w:r>
      <w:r w:rsidR="006B5759" w:rsidRPr="00844864">
        <w:rPr>
          <w:lang w:val="en-US"/>
        </w:rPr>
        <w:t xml:space="preserve">Figure </w:t>
      </w:r>
      <w:r w:rsidR="006B5759" w:rsidRPr="00844864">
        <w:rPr>
          <w:noProof/>
          <w:lang w:val="en-US"/>
        </w:rPr>
        <w:t>8</w:t>
      </w:r>
      <w:r w:rsidR="006B5759">
        <w:fldChar w:fldCharType="end"/>
      </w:r>
      <w:r w:rsidRPr="00844864">
        <w:rPr>
          <w:lang w:val="en-US"/>
        </w:rPr>
        <w:t>.</w:t>
      </w:r>
    </w:p>
    <w:p w14:paraId="681CAC75" w14:textId="77777777" w:rsidR="00DB7393" w:rsidRDefault="00DB7393" w:rsidP="00DB7393">
      <w:pPr>
        <w:pStyle w:val="ListParagraph"/>
        <w:ind w:left="360"/>
        <w:jc w:val="left"/>
        <w:rPr>
          <w:lang w:val="en-US"/>
        </w:rPr>
      </w:pPr>
    </w:p>
    <w:p w14:paraId="1FCF878D" w14:textId="2CE9625A" w:rsidR="00DB7393" w:rsidRDefault="00DB7393" w:rsidP="00DB7393">
      <w:pPr>
        <w:pStyle w:val="ListParagraph"/>
        <w:ind w:left="360"/>
        <w:jc w:val="center"/>
        <w:rPr>
          <w:lang w:val="en-US"/>
        </w:rPr>
      </w:pPr>
      <w:r>
        <w:rPr>
          <w:noProof/>
          <w:lang w:eastAsia="nl-BE"/>
        </w:rPr>
        <w:lastRenderedPageBreak/>
        <w:drawing>
          <wp:inline distT="0" distB="0" distL="0" distR="0" wp14:anchorId="69C156F1" wp14:editId="2C7B50C5">
            <wp:extent cx="1574595" cy="1353600"/>
            <wp:effectExtent l="0" t="0" r="635" b="5715"/>
            <wp:docPr id="776826369" name="Picture 4" descr="A map with green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6369" name="Picture 4" descr="A map with green and blue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6157" cy="1372136"/>
                    </a:xfrm>
                    <a:prstGeom prst="rect">
                      <a:avLst/>
                    </a:prstGeom>
                  </pic:spPr>
                </pic:pic>
              </a:graphicData>
            </a:graphic>
          </wp:inline>
        </w:drawing>
      </w:r>
    </w:p>
    <w:p w14:paraId="106EF21C" w14:textId="12811BC8" w:rsidR="00C62106" w:rsidRDefault="006B5759" w:rsidP="00E03CE6">
      <w:pPr>
        <w:pStyle w:val="Caption"/>
        <w:jc w:val="center"/>
        <w:rPr>
          <w:lang w:val="en-US"/>
        </w:rPr>
      </w:pPr>
      <w:bookmarkStart w:id="201" w:name="_Ref167348214"/>
      <w:r w:rsidRPr="00844864">
        <w:rPr>
          <w:lang w:val="en-US"/>
        </w:rPr>
        <w:t xml:space="preserve">Figure </w:t>
      </w:r>
      <w:r>
        <w:fldChar w:fldCharType="begin"/>
      </w:r>
      <w:r w:rsidRPr="00844864">
        <w:rPr>
          <w:lang w:val="en-US"/>
        </w:rPr>
        <w:instrText xml:space="preserve"> SEQ Figure \* ARABIC </w:instrText>
      </w:r>
      <w:r>
        <w:fldChar w:fldCharType="separate"/>
      </w:r>
      <w:r w:rsidR="006735F8">
        <w:rPr>
          <w:noProof/>
          <w:lang w:val="en-US"/>
        </w:rPr>
        <w:t>11</w:t>
      </w:r>
      <w:r>
        <w:fldChar w:fldCharType="end"/>
      </w:r>
      <w:bookmarkEnd w:id="201"/>
      <w:r w:rsidRPr="00844864">
        <w:rPr>
          <w:lang w:val="en-US"/>
        </w:rPr>
        <w:t xml:space="preserve"> Hovering over a marker displays detailed information</w:t>
      </w:r>
    </w:p>
    <w:p w14:paraId="3AF9E4E9" w14:textId="77777777" w:rsidR="00DB7393" w:rsidRDefault="00DB7393" w:rsidP="00DB7393">
      <w:pPr>
        <w:pStyle w:val="ListParagraph"/>
        <w:ind w:left="360"/>
        <w:jc w:val="left"/>
        <w:rPr>
          <w:lang w:val="en-US"/>
        </w:rPr>
      </w:pPr>
    </w:p>
    <w:p w14:paraId="265E53A6" w14:textId="77777777" w:rsidR="006B5759" w:rsidRDefault="00DB7393" w:rsidP="00E03CE6">
      <w:pPr>
        <w:pStyle w:val="ListParagraph"/>
        <w:numPr>
          <w:ilvl w:val="0"/>
          <w:numId w:val="23"/>
        </w:numPr>
        <w:rPr>
          <w:lang w:val="en-US"/>
        </w:rPr>
      </w:pPr>
      <w:r w:rsidRPr="00E03CE6">
        <w:rPr>
          <w:b/>
          <w:lang w:val="en-US"/>
        </w:rPr>
        <w:t>Bar</w:t>
      </w:r>
      <w:r w:rsidR="00FD28BA" w:rsidRPr="00E03CE6">
        <w:rPr>
          <w:b/>
          <w:lang w:val="en-US"/>
        </w:rPr>
        <w:t xml:space="preserve"> Chart:</w:t>
      </w:r>
      <w:r w:rsidR="00FD28BA">
        <w:rPr>
          <w:lang w:val="en-US"/>
        </w:rPr>
        <w:t xml:space="preserve"> On the right side of the screen, there is a bar chart, displaying the top 20 largest wind farms and their total capacity.</w:t>
      </w:r>
    </w:p>
    <w:p w14:paraId="7D07C0A4" w14:textId="72031D34" w:rsidR="00FD28BA" w:rsidRDefault="00FD28BA" w:rsidP="00E03CE6">
      <w:pPr>
        <w:pStyle w:val="ListParagraph"/>
        <w:numPr>
          <w:ilvl w:val="0"/>
          <w:numId w:val="26"/>
        </w:numPr>
        <w:rPr>
          <w:lang w:val="en-US"/>
        </w:rPr>
      </w:pPr>
      <w:proofErr w:type="spellStart"/>
      <w:r>
        <w:rPr>
          <w:lang w:val="en-US"/>
        </w:rPr>
        <w:t>Colour</w:t>
      </w:r>
      <w:proofErr w:type="spellEnd"/>
      <w:r w:rsidR="006B5759" w:rsidRPr="00844864">
        <w:rPr>
          <w:lang w:val="en-US"/>
        </w:rPr>
        <w:t>-</w:t>
      </w:r>
      <w:r>
        <w:rPr>
          <w:lang w:val="en-US"/>
        </w:rPr>
        <w:t xml:space="preserve">coding: </w:t>
      </w:r>
      <w:proofErr w:type="gramStart"/>
      <w:r>
        <w:rPr>
          <w:lang w:val="en-US"/>
        </w:rPr>
        <w:t>Similar to</w:t>
      </w:r>
      <w:proofErr w:type="gramEnd"/>
      <w:r>
        <w:rPr>
          <w:lang w:val="en-US"/>
        </w:rPr>
        <w:t xml:space="preserve"> the map, the bar chart is </w:t>
      </w:r>
      <w:del w:id="202" w:author="Ruth Vandeputte" w:date="2024-05-23T23:17:00Z">
        <w:r w:rsidDel="00984FE7">
          <w:rPr>
            <w:lang w:val="en-US"/>
          </w:rPr>
          <w:delText xml:space="preserve">also </w:delText>
        </w:r>
      </w:del>
      <w:ins w:id="203" w:author="Ruth Vandeputte" w:date="2024-05-23T23:17:00Z">
        <w:r w:rsidR="00984FE7">
          <w:rPr>
            <w:lang w:val="en-US"/>
          </w:rPr>
          <w:t xml:space="preserve">using the same </w:t>
        </w:r>
      </w:ins>
      <w:proofErr w:type="spellStart"/>
      <w:r>
        <w:rPr>
          <w:lang w:val="en-US"/>
        </w:rPr>
        <w:t>colour</w:t>
      </w:r>
      <w:proofErr w:type="spellEnd"/>
      <w:r w:rsidR="006B5759" w:rsidRPr="004E5E88">
        <w:rPr>
          <w:lang w:val="en-US"/>
          <w:rPrChange w:id="204" w:author="Ruth Vandeputte" w:date="2024-05-23T23:07:00Z">
            <w:rPr/>
          </w:rPrChange>
        </w:rPr>
        <w:t>-</w:t>
      </w:r>
      <w:r>
        <w:rPr>
          <w:lang w:val="en-US"/>
        </w:rPr>
        <w:t>code</w:t>
      </w:r>
      <w:ins w:id="205" w:author="Ruth Vandeputte" w:date="2024-05-23T23:17:00Z">
        <w:r w:rsidR="00984FE7">
          <w:rPr>
            <w:lang w:val="en-US"/>
          </w:rPr>
          <w:t>s</w:t>
        </w:r>
      </w:ins>
      <w:del w:id="206" w:author="Ruth Vandeputte" w:date="2024-05-23T23:17:00Z">
        <w:r w:rsidDel="00984FE7">
          <w:rPr>
            <w:lang w:val="en-US"/>
          </w:rPr>
          <w:delText>d</w:delText>
        </w:r>
      </w:del>
      <w:r>
        <w:rPr>
          <w:lang w:val="en-US"/>
        </w:rPr>
        <w:t xml:space="preserve"> according to the status which can be seen in</w:t>
      </w:r>
      <w:r w:rsidR="006B5759" w:rsidRPr="00844864">
        <w:rPr>
          <w:lang w:val="en-US"/>
        </w:rPr>
        <w:t xml:space="preserve"> </w:t>
      </w:r>
      <w:r w:rsidR="006B5759">
        <w:fldChar w:fldCharType="begin"/>
      </w:r>
      <w:r w:rsidR="006B5759" w:rsidRPr="00844864">
        <w:rPr>
          <w:lang w:val="en-US"/>
        </w:rPr>
        <w:instrText xml:space="preserve"> REF _Ref167348256 \h  \* MERGEFORMAT </w:instrText>
      </w:r>
      <w:r w:rsidR="006B5759">
        <w:fldChar w:fldCharType="separate"/>
      </w:r>
      <w:r w:rsidR="006B5759" w:rsidRPr="00844864">
        <w:rPr>
          <w:lang w:val="en-US"/>
        </w:rPr>
        <w:t xml:space="preserve">Figure </w:t>
      </w:r>
      <w:r w:rsidR="006B5759" w:rsidRPr="00844864">
        <w:rPr>
          <w:noProof/>
          <w:lang w:val="en-US"/>
        </w:rPr>
        <w:t>9</w:t>
      </w:r>
      <w:r w:rsidR="006B5759">
        <w:fldChar w:fldCharType="end"/>
      </w:r>
      <w:r>
        <w:rPr>
          <w:lang w:val="en-US"/>
        </w:rPr>
        <w:t>.</w:t>
      </w:r>
    </w:p>
    <w:p w14:paraId="1D1B19EB" w14:textId="40FF5BF3" w:rsidR="006B5759" w:rsidRDefault="006B5759" w:rsidP="00FD28BA">
      <w:pPr>
        <w:jc w:val="center"/>
        <w:rPr>
          <w:lang w:val="en-US"/>
        </w:rPr>
      </w:pPr>
      <w:commentRangeStart w:id="207"/>
      <w:commentRangeEnd w:id="207"/>
      <w:r>
        <w:rPr>
          <w:rStyle w:val="CommentReference"/>
        </w:rPr>
        <w:commentReference w:id="207"/>
      </w:r>
      <w:r w:rsidR="00C13F33">
        <w:rPr>
          <w:noProof/>
          <w:lang w:val="en-US"/>
        </w:rPr>
        <w:drawing>
          <wp:inline distT="0" distB="0" distL="0" distR="0" wp14:anchorId="1F773F90" wp14:editId="0F7CC731">
            <wp:extent cx="2913530" cy="4515119"/>
            <wp:effectExtent l="0" t="0" r="0" b="6350"/>
            <wp:docPr id="49863774" name="Picture 2" descr="A graph with a green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3774" name="Picture 2" descr="A graph with a green ba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30593" cy="4541562"/>
                    </a:xfrm>
                    <a:prstGeom prst="rect">
                      <a:avLst/>
                    </a:prstGeom>
                  </pic:spPr>
                </pic:pic>
              </a:graphicData>
            </a:graphic>
          </wp:inline>
        </w:drawing>
      </w:r>
    </w:p>
    <w:p w14:paraId="3BF55D9A" w14:textId="0E29C835" w:rsidR="00FD28BA" w:rsidRDefault="006B5759" w:rsidP="00E03CE6">
      <w:pPr>
        <w:pStyle w:val="Caption"/>
        <w:jc w:val="center"/>
        <w:rPr>
          <w:lang w:val="en-US"/>
        </w:rPr>
      </w:pPr>
      <w:bookmarkStart w:id="208" w:name="_Ref167348256"/>
      <w:r w:rsidRPr="00844864">
        <w:rPr>
          <w:lang w:val="en-US"/>
        </w:rPr>
        <w:t xml:space="preserve">Figure </w:t>
      </w:r>
      <w:r>
        <w:fldChar w:fldCharType="begin"/>
      </w:r>
      <w:r w:rsidRPr="00844864">
        <w:rPr>
          <w:lang w:val="en-US"/>
        </w:rPr>
        <w:instrText xml:space="preserve"> SEQ Figure \* ARABIC </w:instrText>
      </w:r>
      <w:r>
        <w:fldChar w:fldCharType="separate"/>
      </w:r>
      <w:r w:rsidR="006735F8">
        <w:rPr>
          <w:noProof/>
          <w:lang w:val="en-US"/>
        </w:rPr>
        <w:t>12</w:t>
      </w:r>
      <w:r>
        <w:fldChar w:fldCharType="end"/>
      </w:r>
      <w:bookmarkEnd w:id="208"/>
      <w:r w:rsidRPr="00844864">
        <w:rPr>
          <w:lang w:val="en-US"/>
        </w:rPr>
        <w:t xml:space="preserve"> Bar chart </w:t>
      </w:r>
      <w:proofErr w:type="spellStart"/>
      <w:r w:rsidRPr="00844864">
        <w:rPr>
          <w:lang w:val="en-US"/>
        </w:rPr>
        <w:t>colour</w:t>
      </w:r>
      <w:proofErr w:type="spellEnd"/>
      <w:r w:rsidRPr="00844864">
        <w:rPr>
          <w:lang w:val="en-US"/>
        </w:rPr>
        <w:t>-coded according to status</w:t>
      </w:r>
    </w:p>
    <w:p w14:paraId="3A6625AF" w14:textId="37E7EDBC" w:rsidR="00FD28BA" w:rsidRPr="00FD28BA" w:rsidRDefault="00FD28BA" w:rsidP="00FD28BA">
      <w:pPr>
        <w:jc w:val="left"/>
        <w:rPr>
          <w:lang w:val="en-US"/>
        </w:rPr>
      </w:pPr>
      <w:r w:rsidRPr="00FD28BA">
        <w:rPr>
          <w:lang w:val="en-US"/>
        </w:rPr>
        <w:t xml:space="preserve">- Hover </w:t>
      </w:r>
      <w:r w:rsidR="00A83A8A">
        <w:rPr>
          <w:lang w:val="en-US"/>
        </w:rPr>
        <w:t xml:space="preserve">and Click </w:t>
      </w:r>
      <w:r w:rsidRPr="00FD28BA">
        <w:rPr>
          <w:lang w:val="en-US"/>
        </w:rPr>
        <w:t>Interaction: Like the map, the bar chart also displays detailed information when it is hovered over by the user which can be seen in</w:t>
      </w:r>
      <w:r w:rsidR="006B5759" w:rsidRPr="00844864">
        <w:rPr>
          <w:lang w:val="en-US"/>
        </w:rPr>
        <w:t xml:space="preserve"> </w:t>
      </w:r>
      <w:r w:rsidR="006B5759">
        <w:rPr>
          <w:lang w:val="en-US"/>
        </w:rPr>
        <w:fldChar w:fldCharType="begin"/>
      </w:r>
      <w:r w:rsidR="006B5759">
        <w:rPr>
          <w:lang w:val="en-US"/>
        </w:rPr>
        <w:instrText xml:space="preserve"> REF _Ref167348359 \h </w:instrText>
      </w:r>
      <w:r w:rsidR="006B5759">
        <w:rPr>
          <w:lang w:val="en-US"/>
        </w:rPr>
      </w:r>
      <w:r w:rsidR="006B5759">
        <w:rPr>
          <w:lang w:val="en-US"/>
        </w:rPr>
        <w:fldChar w:fldCharType="separate"/>
      </w:r>
      <w:r w:rsidR="006B5759" w:rsidRPr="00844864">
        <w:rPr>
          <w:lang w:val="en-US"/>
        </w:rPr>
        <w:t xml:space="preserve">Figure </w:t>
      </w:r>
      <w:r w:rsidR="006B5759" w:rsidRPr="00844864">
        <w:rPr>
          <w:noProof/>
          <w:lang w:val="en-US"/>
        </w:rPr>
        <w:t>10</w:t>
      </w:r>
      <w:r w:rsidR="006B5759">
        <w:rPr>
          <w:lang w:val="en-US"/>
        </w:rPr>
        <w:fldChar w:fldCharType="end"/>
      </w:r>
      <w:r w:rsidRPr="00FD28BA">
        <w:rPr>
          <w:lang w:val="en-US"/>
        </w:rPr>
        <w:t>.</w:t>
      </w:r>
      <w:r w:rsidR="006B5759" w:rsidRPr="00844864">
        <w:rPr>
          <w:lang w:val="en-US"/>
        </w:rPr>
        <w:t xml:space="preserve"> C</w:t>
      </w:r>
      <w:r w:rsidR="00A83A8A">
        <w:rPr>
          <w:lang w:val="en-US"/>
        </w:rPr>
        <w:t xml:space="preserve">licking on the bar chart will also </w:t>
      </w:r>
      <w:del w:id="209" w:author="Ruth Vandeputte" w:date="2024-05-23T23:17:00Z">
        <w:r w:rsidR="00A83A8A" w:rsidDel="00984FE7">
          <w:rPr>
            <w:lang w:val="en-US"/>
          </w:rPr>
          <w:delText xml:space="preserve">bring </w:delText>
        </w:r>
      </w:del>
      <w:ins w:id="210" w:author="Ruth Vandeputte" w:date="2024-05-23T23:17:00Z">
        <w:r w:rsidR="00984FE7">
          <w:rPr>
            <w:lang w:val="en-US"/>
          </w:rPr>
          <w:t xml:space="preserve">center and zoom </w:t>
        </w:r>
      </w:ins>
      <w:r w:rsidR="00A83A8A">
        <w:rPr>
          <w:lang w:val="en-US"/>
        </w:rPr>
        <w:t xml:space="preserve">the map to the location of the </w:t>
      </w:r>
      <w:r w:rsidR="006B5759" w:rsidRPr="004E5E88">
        <w:rPr>
          <w:lang w:val="en-US"/>
          <w:rPrChange w:id="211" w:author="Ruth Vandeputte" w:date="2024-05-23T23:07:00Z">
            <w:rPr/>
          </w:rPrChange>
        </w:rPr>
        <w:t xml:space="preserve">selected </w:t>
      </w:r>
      <w:r w:rsidR="00A83A8A">
        <w:rPr>
          <w:lang w:val="en-US"/>
        </w:rPr>
        <w:t>project.</w:t>
      </w:r>
    </w:p>
    <w:p w14:paraId="698ABDAE" w14:textId="77777777" w:rsidR="006B5759" w:rsidRDefault="00FC61D7" w:rsidP="00E03CE6">
      <w:pPr>
        <w:keepNext/>
        <w:jc w:val="center"/>
      </w:pPr>
      <w:r>
        <w:rPr>
          <w:noProof/>
          <w:lang w:eastAsia="nl-BE"/>
        </w:rPr>
        <w:lastRenderedPageBreak/>
        <w:drawing>
          <wp:inline distT="0" distB="0" distL="0" distR="0" wp14:anchorId="76C1605A" wp14:editId="13AD965E">
            <wp:extent cx="1628875" cy="1599917"/>
            <wp:effectExtent l="0" t="0" r="0" b="635"/>
            <wp:docPr id="1766309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0954" name="Picture 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46578" cy="1617305"/>
                    </a:xfrm>
                    <a:prstGeom prst="rect">
                      <a:avLst/>
                    </a:prstGeom>
                  </pic:spPr>
                </pic:pic>
              </a:graphicData>
            </a:graphic>
          </wp:inline>
        </w:drawing>
      </w:r>
    </w:p>
    <w:p w14:paraId="0E136ACB" w14:textId="7D57AA78" w:rsidR="00FD28BA" w:rsidRDefault="006B5759" w:rsidP="00E03CE6">
      <w:pPr>
        <w:pStyle w:val="Caption"/>
        <w:jc w:val="center"/>
        <w:rPr>
          <w:lang w:val="en-US"/>
        </w:rPr>
      </w:pPr>
      <w:bookmarkStart w:id="212" w:name="_Ref167348359"/>
      <w:r w:rsidRPr="004E5E88">
        <w:rPr>
          <w:lang w:val="en-US"/>
          <w:rPrChange w:id="213" w:author="Ruth Vandeputte" w:date="2024-05-23T23:07:00Z">
            <w:rPr/>
          </w:rPrChange>
        </w:rPr>
        <w:t xml:space="preserve">Figure </w:t>
      </w:r>
      <w:r>
        <w:fldChar w:fldCharType="begin"/>
      </w:r>
      <w:r w:rsidRPr="004E5E88">
        <w:rPr>
          <w:lang w:val="en-US"/>
          <w:rPrChange w:id="214" w:author="Ruth Vandeputte" w:date="2024-05-23T23:07:00Z">
            <w:rPr/>
          </w:rPrChange>
        </w:rPr>
        <w:instrText xml:space="preserve"> SEQ Figure \* ARABIC </w:instrText>
      </w:r>
      <w:r>
        <w:fldChar w:fldCharType="separate"/>
      </w:r>
      <w:ins w:id="215" w:author="Ruth Vandeputte" w:date="2024-05-23T23:35:00Z">
        <w:r w:rsidR="006735F8">
          <w:rPr>
            <w:noProof/>
            <w:lang w:val="en-US"/>
          </w:rPr>
          <w:t>13</w:t>
        </w:r>
      </w:ins>
      <w:del w:id="216" w:author="Ruth Vandeputte" w:date="2024-05-23T23:26:00Z">
        <w:r w:rsidRPr="004E5E88" w:rsidDel="00984FE7">
          <w:rPr>
            <w:noProof/>
            <w:lang w:val="en-US"/>
            <w:rPrChange w:id="217" w:author="Ruth Vandeputte" w:date="2024-05-23T23:07:00Z">
              <w:rPr>
                <w:noProof/>
              </w:rPr>
            </w:rPrChange>
          </w:rPr>
          <w:delText>10</w:delText>
        </w:r>
      </w:del>
      <w:r>
        <w:fldChar w:fldCharType="end"/>
      </w:r>
      <w:bookmarkEnd w:id="212"/>
      <w:r w:rsidRPr="004E5E88">
        <w:rPr>
          <w:lang w:val="en-US"/>
          <w:rPrChange w:id="218" w:author="Ruth Vandeputte" w:date="2024-05-23T23:07:00Z">
            <w:rPr/>
          </w:rPrChange>
        </w:rPr>
        <w:t xml:space="preserve"> Hovering over the bar chart displays detailed information</w:t>
      </w:r>
    </w:p>
    <w:p w14:paraId="6B80E4DC" w14:textId="77777777" w:rsidR="006B5759" w:rsidRDefault="006B5759" w:rsidP="00FC61D7">
      <w:pPr>
        <w:jc w:val="center"/>
        <w:rPr>
          <w:lang w:val="en-US"/>
        </w:rPr>
      </w:pPr>
    </w:p>
    <w:p w14:paraId="3D3ED310" w14:textId="65BCD6BC" w:rsidR="00422691" w:rsidRDefault="00422691" w:rsidP="006B5759">
      <w:pPr>
        <w:pStyle w:val="Heading1"/>
      </w:pPr>
      <w:bookmarkStart w:id="219" w:name="_Toc167044283"/>
      <w:bookmarkStart w:id="220" w:name="_Toc167402511"/>
      <w:r>
        <w:t>Evaluation</w:t>
      </w:r>
      <w:bookmarkEnd w:id="219"/>
      <w:bookmarkEnd w:id="220"/>
    </w:p>
    <w:p w14:paraId="74539D42" w14:textId="00A19E04" w:rsidR="00901260" w:rsidRDefault="00901260" w:rsidP="00DE7188">
      <w:pPr>
        <w:pStyle w:val="Heading2"/>
      </w:pPr>
      <w:r>
        <w:t>Evaluation framework</w:t>
      </w:r>
    </w:p>
    <w:p w14:paraId="5337B70D" w14:textId="2A8F5900" w:rsidR="00901260" w:rsidRDefault="00CD1412" w:rsidP="00DE7188">
      <w:r>
        <w:t>The evaluation process for the Global Wind Power Tracker Dashboard was designed to assess both usability and functionality. A structured test was conducted followed by an interview and filling up a questionnaire to asses the ability of the end-user to understand and interact with the dashboard.</w:t>
      </w:r>
    </w:p>
    <w:p w14:paraId="42ED392B" w14:textId="1FBCDA38" w:rsidR="00CD1412" w:rsidRDefault="00CD1412" w:rsidP="00CD1412">
      <w:pPr>
        <w:pStyle w:val="Heading2"/>
      </w:pPr>
      <w:r>
        <w:t>Evaluation Setup</w:t>
      </w:r>
    </w:p>
    <w:p w14:paraId="128FA26B" w14:textId="727FD46E" w:rsidR="00CD1412" w:rsidRDefault="008B46C9" w:rsidP="008B46C9">
      <w:pPr>
        <w:pStyle w:val="ListParagraph"/>
        <w:numPr>
          <w:ilvl w:val="0"/>
          <w:numId w:val="27"/>
        </w:numPr>
      </w:pPr>
      <w:r>
        <w:t>Team Involvement: Each member of the team conducted one interview</w:t>
      </w:r>
      <w:r w:rsidR="00C6666D">
        <w:t>.</w:t>
      </w:r>
    </w:p>
    <w:p w14:paraId="1DF357F0" w14:textId="653EE977" w:rsidR="008B46C9" w:rsidRDefault="008B46C9" w:rsidP="008B46C9">
      <w:pPr>
        <w:pStyle w:val="ListParagraph"/>
        <w:numPr>
          <w:ilvl w:val="0"/>
          <w:numId w:val="27"/>
        </w:numPr>
      </w:pPr>
      <w:r>
        <w:t>Selection of Canditate: Three canditates from diverse background</w:t>
      </w:r>
      <w:r w:rsidR="00C6666D">
        <w:t>s</w:t>
      </w:r>
      <w:r>
        <w:t xml:space="preserve"> participated in the interview. Each canditate w</w:t>
      </w:r>
      <w:r w:rsidR="00C6666D">
        <w:t>as</w:t>
      </w:r>
      <w:r>
        <w:t xml:space="preserve"> from</w:t>
      </w:r>
      <w:r w:rsidR="00C6666D">
        <w:t xml:space="preserve"> a</w:t>
      </w:r>
      <w:r>
        <w:t xml:space="preserve"> different age group and all of them possessd a masters degree. </w:t>
      </w:r>
    </w:p>
    <w:p w14:paraId="2D732A91" w14:textId="2EA3F4F1" w:rsidR="008B46C9" w:rsidRDefault="008B46C9" w:rsidP="008B46C9">
      <w:pPr>
        <w:pStyle w:val="ListParagraph"/>
        <w:numPr>
          <w:ilvl w:val="0"/>
          <w:numId w:val="27"/>
        </w:numPr>
      </w:pPr>
      <w:r>
        <w:t xml:space="preserve">Interview Setup: Four key questions were asked to the canditates. More information about the </w:t>
      </w:r>
      <w:r w:rsidR="00C6666D">
        <w:t>q</w:t>
      </w:r>
      <w:r>
        <w:t xml:space="preserve">uestions can be found </w:t>
      </w:r>
      <w:r w:rsidR="00C6666D">
        <w:t>under</w:t>
      </w:r>
      <w:r>
        <w:t xml:space="preserve"> </w:t>
      </w:r>
      <w:hyperlink w:anchor="_Goal" w:history="1">
        <w:r w:rsidRPr="008B46C9">
          <w:rPr>
            <w:rStyle w:val="Hyperlink"/>
          </w:rPr>
          <w:t>G</w:t>
        </w:r>
        <w:r w:rsidRPr="008B46C9">
          <w:rPr>
            <w:rStyle w:val="Hyperlink"/>
          </w:rPr>
          <w:t>o</w:t>
        </w:r>
        <w:r w:rsidRPr="008B46C9">
          <w:rPr>
            <w:rStyle w:val="Hyperlink"/>
          </w:rPr>
          <w:t>al</w:t>
        </w:r>
      </w:hyperlink>
      <w:r>
        <w:t>.</w:t>
      </w:r>
    </w:p>
    <w:p w14:paraId="06C6F532" w14:textId="66261418" w:rsidR="008B46C9" w:rsidRDefault="008B46C9" w:rsidP="008B46C9">
      <w:pPr>
        <w:pStyle w:val="ListParagraph"/>
        <w:numPr>
          <w:ilvl w:val="0"/>
          <w:numId w:val="27"/>
        </w:numPr>
      </w:pPr>
      <w:r>
        <w:t xml:space="preserve">Questionnaire focus: During the interview a structured questionnaire was filled out focussing on: </w:t>
      </w:r>
    </w:p>
    <w:p w14:paraId="211B364F" w14:textId="39008EA0" w:rsidR="008B46C9" w:rsidRDefault="008B46C9" w:rsidP="008B46C9">
      <w:pPr>
        <w:pStyle w:val="ListParagraph"/>
        <w:numPr>
          <w:ilvl w:val="1"/>
          <w:numId w:val="26"/>
        </w:numPr>
      </w:pPr>
      <w:r>
        <w:t>Understanding the question</w:t>
      </w:r>
    </w:p>
    <w:p w14:paraId="0BBBA172" w14:textId="152559D9" w:rsidR="008B46C9" w:rsidRDefault="008B46C9" w:rsidP="008B46C9">
      <w:pPr>
        <w:pStyle w:val="ListParagraph"/>
        <w:numPr>
          <w:ilvl w:val="1"/>
          <w:numId w:val="26"/>
        </w:numPr>
      </w:pPr>
      <w:r>
        <w:t>Ability to answer the question without support</w:t>
      </w:r>
    </w:p>
    <w:p w14:paraId="0640FC2A" w14:textId="0145E34D" w:rsidR="008B46C9" w:rsidRDefault="008B46C9" w:rsidP="008B46C9">
      <w:pPr>
        <w:pStyle w:val="ListParagraph"/>
        <w:numPr>
          <w:ilvl w:val="1"/>
          <w:numId w:val="26"/>
        </w:numPr>
      </w:pPr>
      <w:r>
        <w:t>Correctness of the answer</w:t>
      </w:r>
    </w:p>
    <w:p w14:paraId="56B83EE0" w14:textId="4AB7D13F" w:rsidR="008B46C9" w:rsidRDefault="00C6666D" w:rsidP="008B46C9">
      <w:pPr>
        <w:pStyle w:val="ListParagraph"/>
        <w:numPr>
          <w:ilvl w:val="1"/>
          <w:numId w:val="26"/>
        </w:numPr>
      </w:pPr>
      <w:r>
        <w:t>General Feedback</w:t>
      </w:r>
    </w:p>
    <w:p w14:paraId="6E5FC1A9" w14:textId="157BDA2F" w:rsidR="004508CF" w:rsidRDefault="004508CF" w:rsidP="004508CF">
      <w:pPr>
        <w:pStyle w:val="ListParagraph"/>
        <w:numPr>
          <w:ilvl w:val="0"/>
          <w:numId w:val="27"/>
        </w:numPr>
      </w:pPr>
      <w:r>
        <w:t>Scoring Methodology:</w:t>
      </w:r>
    </w:p>
    <w:p w14:paraId="5613877A" w14:textId="45BC84A8" w:rsidR="004508CF" w:rsidRDefault="004508CF" w:rsidP="004508CF">
      <w:pPr>
        <w:pStyle w:val="ListParagraph"/>
        <w:numPr>
          <w:ilvl w:val="0"/>
          <w:numId w:val="28"/>
        </w:numPr>
      </w:pPr>
      <w:r>
        <w:t>Understanding the questions:</w:t>
      </w:r>
    </w:p>
    <w:p w14:paraId="065D1A11" w14:textId="75132BA8" w:rsidR="004508CF" w:rsidRDefault="004508CF" w:rsidP="004508CF">
      <w:pPr>
        <w:pStyle w:val="ListParagraph"/>
        <w:numPr>
          <w:ilvl w:val="2"/>
          <w:numId w:val="26"/>
        </w:numPr>
      </w:pPr>
      <w:r>
        <w:t>Correct Understanding: 1 point</w:t>
      </w:r>
    </w:p>
    <w:p w14:paraId="0147B0E3" w14:textId="52A1AA62" w:rsidR="004508CF" w:rsidRDefault="004508CF" w:rsidP="004508CF">
      <w:pPr>
        <w:pStyle w:val="ListParagraph"/>
        <w:numPr>
          <w:ilvl w:val="2"/>
          <w:numId w:val="26"/>
        </w:numPr>
      </w:pPr>
      <w:r>
        <w:t>Partial Understanding: 0.5 points</w:t>
      </w:r>
    </w:p>
    <w:p w14:paraId="59840CE5" w14:textId="21693160" w:rsidR="004508CF" w:rsidRDefault="004508CF" w:rsidP="004508CF">
      <w:pPr>
        <w:pStyle w:val="ListParagraph"/>
        <w:numPr>
          <w:ilvl w:val="2"/>
          <w:numId w:val="26"/>
        </w:numPr>
      </w:pPr>
      <w:r>
        <w:t>Incorrect Understanding: -1 point</w:t>
      </w:r>
    </w:p>
    <w:p w14:paraId="4F06E6E3" w14:textId="7CF86BCE" w:rsidR="004508CF" w:rsidRDefault="004508CF" w:rsidP="004508CF">
      <w:pPr>
        <w:pStyle w:val="ListParagraph"/>
        <w:numPr>
          <w:ilvl w:val="0"/>
          <w:numId w:val="28"/>
        </w:numPr>
      </w:pPr>
      <w:r>
        <w:t>Ability to Answer Without Support:</w:t>
      </w:r>
    </w:p>
    <w:p w14:paraId="35AD3680" w14:textId="68AA03D0" w:rsidR="004508CF" w:rsidRDefault="004508CF" w:rsidP="004508CF">
      <w:pPr>
        <w:pStyle w:val="ListParagraph"/>
        <w:numPr>
          <w:ilvl w:val="2"/>
          <w:numId w:val="26"/>
        </w:numPr>
      </w:pPr>
      <w:r>
        <w:t>Answerwed without support: 1 point</w:t>
      </w:r>
    </w:p>
    <w:p w14:paraId="6C4ABA44" w14:textId="529B23CA" w:rsidR="004508CF" w:rsidRDefault="004508CF" w:rsidP="004508CF">
      <w:pPr>
        <w:pStyle w:val="ListParagraph"/>
        <w:numPr>
          <w:ilvl w:val="2"/>
          <w:numId w:val="26"/>
        </w:numPr>
      </w:pPr>
      <w:r>
        <w:t>Partially answered without support: 0.5 points</w:t>
      </w:r>
    </w:p>
    <w:p w14:paraId="48273AC9" w14:textId="1E7F53E3" w:rsidR="004508CF" w:rsidRDefault="004508CF" w:rsidP="004508CF">
      <w:pPr>
        <w:pStyle w:val="ListParagraph"/>
        <w:numPr>
          <w:ilvl w:val="2"/>
          <w:numId w:val="26"/>
        </w:numPr>
      </w:pPr>
      <w:r>
        <w:t>Could not answer without support: -1 point</w:t>
      </w:r>
    </w:p>
    <w:p w14:paraId="4EDFC65B" w14:textId="2F4D554B" w:rsidR="004508CF" w:rsidRDefault="004508CF" w:rsidP="004508CF">
      <w:pPr>
        <w:pStyle w:val="ListParagraph"/>
        <w:numPr>
          <w:ilvl w:val="0"/>
          <w:numId w:val="28"/>
        </w:numPr>
      </w:pPr>
      <w:r>
        <w:t>Correctness of the answer:</w:t>
      </w:r>
    </w:p>
    <w:p w14:paraId="714E9CFA" w14:textId="60307BB6" w:rsidR="004508CF" w:rsidRDefault="004508CF" w:rsidP="004508CF">
      <w:pPr>
        <w:pStyle w:val="ListParagraph"/>
        <w:numPr>
          <w:ilvl w:val="2"/>
          <w:numId w:val="26"/>
        </w:numPr>
      </w:pPr>
      <w:r>
        <w:t>Correct Answer: 1 point</w:t>
      </w:r>
    </w:p>
    <w:p w14:paraId="14681A0D" w14:textId="18326926" w:rsidR="004508CF" w:rsidRDefault="004508CF" w:rsidP="004508CF">
      <w:pPr>
        <w:pStyle w:val="ListParagraph"/>
        <w:numPr>
          <w:ilvl w:val="2"/>
          <w:numId w:val="26"/>
        </w:numPr>
      </w:pPr>
      <w:r>
        <w:t>Partially Correct Answer: 0.5 points</w:t>
      </w:r>
    </w:p>
    <w:p w14:paraId="7CF2E676" w14:textId="07153651" w:rsidR="004508CF" w:rsidRDefault="004508CF" w:rsidP="004508CF">
      <w:pPr>
        <w:pStyle w:val="ListParagraph"/>
        <w:numPr>
          <w:ilvl w:val="2"/>
          <w:numId w:val="26"/>
        </w:numPr>
      </w:pPr>
      <w:r>
        <w:t>Incorrect Answer: -1 point</w:t>
      </w:r>
    </w:p>
    <w:p w14:paraId="0F3BAFCC" w14:textId="77777777" w:rsidR="0016532D" w:rsidRPr="00CD1412" w:rsidRDefault="0016532D" w:rsidP="0016532D">
      <w:pPr>
        <w:pStyle w:val="ListParagraph"/>
        <w:ind w:left="1800"/>
      </w:pPr>
    </w:p>
    <w:p w14:paraId="28D79DAF" w14:textId="360A0B6E" w:rsidR="00C6666D" w:rsidRDefault="00901260" w:rsidP="00C6666D">
      <w:pPr>
        <w:pStyle w:val="Heading2"/>
      </w:pPr>
      <w:r>
        <w:lastRenderedPageBreak/>
        <w:t xml:space="preserve">Evaluation </w:t>
      </w:r>
      <w:r w:rsidR="00CD1412">
        <w:t>R</w:t>
      </w:r>
      <w:r>
        <w:t>esults</w:t>
      </w:r>
    </w:p>
    <w:p w14:paraId="256B413B" w14:textId="77777777" w:rsidR="00B83F06" w:rsidRPr="00B83F06" w:rsidRDefault="00B83F06" w:rsidP="00B83F06"/>
    <w:p w14:paraId="00313E7C" w14:textId="7FAFAD7E" w:rsidR="00B83F06" w:rsidRDefault="00281051" w:rsidP="00B83F06">
      <w:pPr>
        <w:jc w:val="left"/>
      </w:pPr>
      <w:r>
        <w:t>The diverging stacked bar chart illustrates the scores of all 4 questions asked to the 3 canditates.</w:t>
      </w:r>
      <w:r>
        <w:br/>
      </w:r>
      <w:r w:rsidRPr="00281051">
        <w:drawing>
          <wp:inline distT="0" distB="0" distL="0" distR="0" wp14:anchorId="4BAD288A" wp14:editId="0FEF6945">
            <wp:extent cx="5731510" cy="3834130"/>
            <wp:effectExtent l="0" t="0" r="0" b="1270"/>
            <wp:docPr id="1942769461" name="Picture 4" descr="A graph with multiple colored bars&#10;&#10;Description automatically generated with medium confidence">
              <a:extLst xmlns:a="http://schemas.openxmlformats.org/drawingml/2006/main">
                <a:ext uri="{FF2B5EF4-FFF2-40B4-BE49-F238E27FC236}">
                  <a16:creationId xmlns:a16="http://schemas.microsoft.com/office/drawing/2014/main" id="{7F5DD870-9F21-AA1A-C34A-72CA914F5A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multiple colored bars&#10;&#10;Description automatically generated with medium confidence">
                      <a:extLst>
                        <a:ext uri="{FF2B5EF4-FFF2-40B4-BE49-F238E27FC236}">
                          <a16:creationId xmlns:a16="http://schemas.microsoft.com/office/drawing/2014/main" id="{7F5DD870-9F21-AA1A-C34A-72CA914F5AA1}"/>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834130"/>
                    </a:xfrm>
                    <a:prstGeom prst="rect">
                      <a:avLst/>
                    </a:prstGeom>
                  </pic:spPr>
                </pic:pic>
              </a:graphicData>
            </a:graphic>
          </wp:inline>
        </w:drawing>
      </w:r>
    </w:p>
    <w:p w14:paraId="6399C8D4" w14:textId="1DBA4F66" w:rsidR="00B83F06" w:rsidRDefault="00B83F06" w:rsidP="00B83F06">
      <w:pPr>
        <w:pStyle w:val="Caption"/>
        <w:jc w:val="center"/>
      </w:pPr>
      <w:r>
        <w:t xml:space="preserve">Figuur </w:t>
      </w:r>
      <w:r>
        <w:fldChar w:fldCharType="begin"/>
      </w:r>
      <w:r>
        <w:instrText xml:space="preserve"> SEQ Figuur \* ARABIC </w:instrText>
      </w:r>
      <w:r>
        <w:fldChar w:fldCharType="separate"/>
      </w:r>
      <w:r>
        <w:rPr>
          <w:noProof/>
        </w:rPr>
        <w:t>1</w:t>
      </w:r>
      <w:r>
        <w:fldChar w:fldCharType="end"/>
      </w:r>
      <w:r>
        <w:t>: Result of the interviews</w:t>
      </w:r>
    </w:p>
    <w:p w14:paraId="7326055B" w14:textId="1707467A" w:rsidR="00B83F06" w:rsidRDefault="00B83F06" w:rsidP="00B83F06">
      <w:pPr>
        <w:rPr>
          <w:b/>
          <w:bCs/>
        </w:rPr>
      </w:pPr>
      <w:r w:rsidRPr="00390DF0">
        <w:rPr>
          <w:b/>
          <w:bCs/>
        </w:rPr>
        <w:t xml:space="preserve">Result Analysis: </w:t>
      </w:r>
    </w:p>
    <w:p w14:paraId="1C86FEE3" w14:textId="3346135A" w:rsidR="00A04434" w:rsidRPr="00A04434" w:rsidRDefault="00A04434" w:rsidP="00B83F06">
      <w:r w:rsidRPr="00A04434">
        <w:t xml:space="preserve">The results suggested that the question 2 and 4 were mostly understood well and correctly answerd by most canditatae. However, for the question 1 and 3 posed </w:t>
      </w:r>
      <w:r>
        <w:t>some</w:t>
      </w:r>
      <w:r w:rsidRPr="00A04434">
        <w:t xml:space="preserve"> challenge where the users needed help to answer which resulted the negatve score. Overall, we found positive performance from the users with a little difficulty in answering some questions without support for some candidates.</w:t>
      </w:r>
    </w:p>
    <w:p w14:paraId="14343488" w14:textId="7BE7762A" w:rsidR="00901260" w:rsidRDefault="00901260" w:rsidP="00DE7188">
      <w:pPr>
        <w:pStyle w:val="Heading2"/>
      </w:pPr>
      <w:r>
        <w:t>Appreciative feedback</w:t>
      </w:r>
    </w:p>
    <w:p w14:paraId="33B70387" w14:textId="77777777" w:rsidR="001447B2" w:rsidRPr="001447B2" w:rsidRDefault="001447B2" w:rsidP="001447B2"/>
    <w:p w14:paraId="3498FFD0" w14:textId="0E7EE220" w:rsidR="00B83F06" w:rsidRDefault="00B83F06" w:rsidP="00B83F06">
      <w:pPr>
        <w:pStyle w:val="ListParagraph"/>
        <w:numPr>
          <w:ilvl w:val="0"/>
          <w:numId w:val="26"/>
        </w:numPr>
      </w:pPr>
      <w:r w:rsidRPr="001447B2">
        <w:rPr>
          <w:b/>
          <w:bCs/>
        </w:rPr>
        <w:t>Visual Appeal:</w:t>
      </w:r>
      <w:r w:rsidR="001447B2">
        <w:t xml:space="preserve"> The dashboard was easy on the eyes of the canditates.</w:t>
      </w:r>
    </w:p>
    <w:p w14:paraId="23809EA1" w14:textId="7B5F7137" w:rsidR="00B83F06" w:rsidRDefault="00B83F06" w:rsidP="00B83F06">
      <w:pPr>
        <w:pStyle w:val="ListParagraph"/>
        <w:numPr>
          <w:ilvl w:val="0"/>
          <w:numId w:val="26"/>
        </w:numPr>
      </w:pPr>
      <w:r w:rsidRPr="001447B2">
        <w:rPr>
          <w:b/>
          <w:bCs/>
        </w:rPr>
        <w:t>Layout:</w:t>
      </w:r>
      <w:r w:rsidR="001447B2">
        <w:t xml:space="preserve"> The intuitive F-shape layout was appreciated by the users.</w:t>
      </w:r>
    </w:p>
    <w:p w14:paraId="7E96DE46" w14:textId="0A3A73D8" w:rsidR="00B83F06" w:rsidRDefault="00B83F06" w:rsidP="00B83F06">
      <w:pPr>
        <w:pStyle w:val="ListParagraph"/>
        <w:numPr>
          <w:ilvl w:val="0"/>
          <w:numId w:val="26"/>
        </w:numPr>
      </w:pPr>
      <w:r w:rsidRPr="001447B2">
        <w:rPr>
          <w:b/>
          <w:bCs/>
        </w:rPr>
        <w:t>Colour Consistency:</w:t>
      </w:r>
      <w:r>
        <w:t xml:space="preserve"> Consistent use of colours for different status was highly appreciated by the users as it </w:t>
      </w:r>
      <w:r w:rsidR="001447B2">
        <w:t>helped them to differentiate between operating, future and retired easily.</w:t>
      </w:r>
    </w:p>
    <w:p w14:paraId="51061540" w14:textId="5EC76EF8" w:rsidR="00B83F06" w:rsidRPr="00B83F06" w:rsidRDefault="00B83F06" w:rsidP="00B83F06">
      <w:pPr>
        <w:pStyle w:val="ListParagraph"/>
        <w:numPr>
          <w:ilvl w:val="0"/>
          <w:numId w:val="26"/>
        </w:numPr>
      </w:pPr>
      <w:r w:rsidRPr="001447B2">
        <w:rPr>
          <w:b/>
          <w:bCs/>
        </w:rPr>
        <w:t>Big Aggregate Numbers (BANs):</w:t>
      </w:r>
      <w:r>
        <w:t xml:space="preserve"> Users found the BANs very helpful to extract the total capacity data quickly</w:t>
      </w:r>
    </w:p>
    <w:p w14:paraId="6A655ECD" w14:textId="101F3613" w:rsidR="00901260" w:rsidRDefault="00901260" w:rsidP="00DE7188">
      <w:pPr>
        <w:pStyle w:val="Heading2"/>
      </w:pPr>
      <w:r>
        <w:t>Constructive feedback</w:t>
      </w:r>
    </w:p>
    <w:p w14:paraId="1860D84D" w14:textId="77777777" w:rsidR="00390DF0" w:rsidRPr="00390DF0" w:rsidRDefault="00390DF0" w:rsidP="00390DF0"/>
    <w:p w14:paraId="1ACA3FD5" w14:textId="303F5A08" w:rsidR="001447B2" w:rsidRDefault="001447B2" w:rsidP="001447B2">
      <w:pPr>
        <w:pStyle w:val="ListParagraph"/>
        <w:numPr>
          <w:ilvl w:val="0"/>
          <w:numId w:val="26"/>
        </w:numPr>
      </w:pPr>
      <w:r w:rsidRPr="001447B2">
        <w:rPr>
          <w:b/>
          <w:bCs/>
        </w:rPr>
        <w:t>Empty Filters:</w:t>
      </w:r>
      <w:r>
        <w:t xml:space="preserve"> Some users find it confusing when the filters appeard empty if the parent levels were not set. For example: They were not able to directly filter a country. To filter a country they had to first filter a sub-region.</w:t>
      </w:r>
    </w:p>
    <w:p w14:paraId="5F397F5E" w14:textId="00E2BC1A" w:rsidR="001447B2" w:rsidRPr="00C648D3" w:rsidRDefault="001447B2" w:rsidP="001447B2">
      <w:pPr>
        <w:pStyle w:val="ListParagraph"/>
        <w:numPr>
          <w:ilvl w:val="0"/>
          <w:numId w:val="26"/>
        </w:numPr>
        <w:rPr>
          <w:b/>
          <w:bCs/>
        </w:rPr>
      </w:pPr>
      <w:r w:rsidRPr="00C648D3">
        <w:rPr>
          <w:b/>
          <w:bCs/>
        </w:rPr>
        <w:lastRenderedPageBreak/>
        <w:t xml:space="preserve">Slider Tooltip: </w:t>
      </w:r>
      <w:r w:rsidR="00C648D3">
        <w:t>One of the user suggested to add a tooltip when hovered over the slider to know what exactly they are filtering.</w:t>
      </w:r>
    </w:p>
    <w:p w14:paraId="311F0934" w14:textId="13DC8A12" w:rsidR="001447B2" w:rsidRPr="00C648D3" w:rsidRDefault="001447B2" w:rsidP="001447B2">
      <w:pPr>
        <w:pStyle w:val="ListParagraph"/>
        <w:numPr>
          <w:ilvl w:val="0"/>
          <w:numId w:val="26"/>
        </w:numPr>
        <w:rPr>
          <w:b/>
          <w:bCs/>
        </w:rPr>
      </w:pPr>
      <w:r w:rsidRPr="00C648D3">
        <w:rPr>
          <w:b/>
          <w:bCs/>
        </w:rPr>
        <w:t>Data Snapshot Timing:</w:t>
      </w:r>
      <w:r w:rsidR="00390DF0">
        <w:rPr>
          <w:b/>
          <w:bCs/>
        </w:rPr>
        <w:t xml:space="preserve"> </w:t>
      </w:r>
      <w:r w:rsidR="00390DF0">
        <w:t xml:space="preserve">Users suggested that it will be helpful to know when exactly the data wes updated, mainly to understand the “future” status. </w:t>
      </w:r>
    </w:p>
    <w:p w14:paraId="0C69EC41" w14:textId="77777777" w:rsidR="00666DAB" w:rsidRDefault="00666DAB" w:rsidP="00DE7188">
      <w:pPr>
        <w:pStyle w:val="Heading1"/>
      </w:pPr>
      <w:bookmarkStart w:id="221" w:name="_Toc167044877"/>
      <w:bookmarkStart w:id="222" w:name="_Toc167044908"/>
      <w:bookmarkStart w:id="223" w:name="_Toc167044924"/>
      <w:bookmarkStart w:id="224" w:name="_Toc167047284"/>
      <w:bookmarkStart w:id="225" w:name="_Toc167049074"/>
      <w:bookmarkStart w:id="226" w:name="_Toc167044285"/>
      <w:bookmarkStart w:id="227" w:name="_Toc167402512"/>
      <w:bookmarkEnd w:id="221"/>
      <w:bookmarkEnd w:id="222"/>
      <w:bookmarkEnd w:id="223"/>
      <w:bookmarkEnd w:id="224"/>
      <w:bookmarkEnd w:id="225"/>
      <w:r>
        <w:t>Team organization</w:t>
      </w:r>
      <w:bookmarkEnd w:id="226"/>
      <w:bookmarkEnd w:id="227"/>
    </w:p>
    <w:p w14:paraId="56992020" w14:textId="77777777" w:rsidR="00076056" w:rsidRDefault="0025542F">
      <w:r w:rsidRPr="00844864">
        <w:rPr>
          <w:lang w:val="en-US"/>
        </w:rPr>
        <w:t xml:space="preserve">The team established collaboration practices within the first week. </w:t>
      </w:r>
      <w:r w:rsidRPr="0025542F">
        <w:t>This section outlines those agreements.</w:t>
      </w:r>
    </w:p>
    <w:p w14:paraId="4B725366" w14:textId="77777777" w:rsidR="00076056" w:rsidRDefault="00076056" w:rsidP="00DE7188">
      <w:pPr>
        <w:pStyle w:val="Heading2"/>
      </w:pPr>
      <w:bookmarkStart w:id="228" w:name="_Toc167044286"/>
      <w:r>
        <w:t>Communication</w:t>
      </w:r>
      <w:bookmarkEnd w:id="228"/>
    </w:p>
    <w:p w14:paraId="7BF65FD8" w14:textId="77777777" w:rsidR="004349AB" w:rsidRPr="00844864" w:rsidRDefault="004349AB">
      <w:pPr>
        <w:rPr>
          <w:lang w:val="en-US"/>
        </w:rPr>
      </w:pPr>
      <w:r w:rsidRPr="00844864">
        <w:rPr>
          <w:lang w:val="en-US"/>
        </w:rPr>
        <w:t>For asynchronous communication, the team relied on a WhatsApp group. For synchronous communication, the team organized eight meetings via Microsoft Teams over the semester. Minutes from these meetings were recorded in OneNote and distributed by email.</w:t>
      </w:r>
    </w:p>
    <w:p w14:paraId="35C7E1F9" w14:textId="77777777" w:rsidR="00076056" w:rsidRDefault="00E25466" w:rsidP="00DE7188">
      <w:pPr>
        <w:pStyle w:val="Heading2"/>
      </w:pPr>
      <w:bookmarkStart w:id="229" w:name="_Toc167044287"/>
      <w:r>
        <w:t>Collaboration</w:t>
      </w:r>
      <w:bookmarkEnd w:id="229"/>
    </w:p>
    <w:p w14:paraId="5034D4B7" w14:textId="77777777" w:rsidR="004349AB" w:rsidRPr="00844864" w:rsidRDefault="004349AB">
      <w:pPr>
        <w:rPr>
          <w:lang w:val="en-US"/>
        </w:rPr>
      </w:pPr>
      <w:bookmarkStart w:id="230" w:name="_Toc167044288"/>
      <w:r w:rsidRPr="00844864">
        <w:rPr>
          <w:lang w:val="en-US"/>
        </w:rPr>
        <w:t>The team decided to use Git for version control and collaborated on the codebase through a public GitHub repository (https://github.com/jorritvm/infovis). Mainline development was performed without specific branching rules, and branches were only created for specific purposes, such as in-depth refactoring or proof-of-concept work for map visualization.</w:t>
      </w:r>
    </w:p>
    <w:p w14:paraId="15D1405B" w14:textId="77777777" w:rsidR="00C96215" w:rsidRDefault="00C96215" w:rsidP="00DE7188">
      <w:pPr>
        <w:pStyle w:val="Heading2"/>
      </w:pPr>
      <w:r>
        <w:t>Planning</w:t>
      </w:r>
      <w:bookmarkEnd w:id="230"/>
    </w:p>
    <w:p w14:paraId="68FE574F" w14:textId="52FD717A" w:rsidR="00567164" w:rsidRPr="00844864" w:rsidRDefault="004349AB">
      <w:pPr>
        <w:rPr>
          <w:lang w:val="en-US"/>
        </w:rPr>
      </w:pPr>
      <w:r w:rsidRPr="00844864">
        <w:rPr>
          <w:lang w:val="en-US"/>
        </w:rPr>
        <w:t>The team established and executed a project plan, which is visualized as a Gantt chart in Appendix A. After the mid-term presentation, the team adopted an agile methodology, dividing the remaining four weeks into two sprints. Each sprint included planning and review sessions. During the sprint reviews, bugs were discussed and assigned.</w:t>
      </w:r>
    </w:p>
    <w:p w14:paraId="3D9F6DCD" w14:textId="77777777" w:rsidR="00AE1C40" w:rsidRDefault="00AE1C40" w:rsidP="00DE7188">
      <w:pPr>
        <w:pStyle w:val="Heading1"/>
      </w:pPr>
      <w:bookmarkStart w:id="231" w:name="_Toc167044289"/>
      <w:bookmarkStart w:id="232" w:name="_Toc167402513"/>
      <w:r>
        <w:t>Authors</w:t>
      </w:r>
      <w:bookmarkEnd w:id="231"/>
      <w:bookmarkEnd w:id="232"/>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1259"/>
        <w:gridCol w:w="4485"/>
      </w:tblGrid>
      <w:tr w:rsidR="00AE1C40" w:rsidRPr="00666DAB" w14:paraId="5C7815B6" w14:textId="77777777" w:rsidTr="00DE7188">
        <w:trPr>
          <w:trHeight w:val="432"/>
        </w:trPr>
        <w:tc>
          <w:tcPr>
            <w:tcW w:w="2912" w:type="dxa"/>
          </w:tcPr>
          <w:p w14:paraId="2844143C" w14:textId="77777777" w:rsidR="00AE1C40" w:rsidRPr="00666DAB" w:rsidRDefault="00AE1C40" w:rsidP="00DE7188">
            <w:r w:rsidRPr="00666DAB">
              <w:t xml:space="preserve">Jorrit Vander Mynsbrugge </w:t>
            </w:r>
          </w:p>
        </w:tc>
        <w:tc>
          <w:tcPr>
            <w:tcW w:w="1259" w:type="dxa"/>
          </w:tcPr>
          <w:p w14:paraId="56C91591" w14:textId="77777777" w:rsidR="00AE1C40" w:rsidRPr="00DE7188" w:rsidRDefault="00AE1C40" w:rsidP="00DE7188">
            <w:r w:rsidRPr="00666DAB">
              <w:t>0606134</w:t>
            </w:r>
          </w:p>
        </w:tc>
        <w:tc>
          <w:tcPr>
            <w:tcW w:w="4485" w:type="dxa"/>
          </w:tcPr>
          <w:p w14:paraId="7B4D385C" w14:textId="043366EC" w:rsidR="000C0AC4" w:rsidRPr="00666DAB" w:rsidRDefault="00000000" w:rsidP="000C0AC4">
            <w:hyperlink r:id="rId29" w:history="1">
              <w:r w:rsidR="000C0AC4" w:rsidRPr="00FB0CB1">
                <w:rPr>
                  <w:rStyle w:val="Hyperlink"/>
                </w:rPr>
                <w:t>jorrit.jules.vander.mynsbrugge@vub.be</w:t>
              </w:r>
            </w:hyperlink>
          </w:p>
        </w:tc>
      </w:tr>
      <w:tr w:rsidR="00AE1C40" w:rsidRPr="00666DAB" w14:paraId="5A095EA7" w14:textId="77777777" w:rsidTr="00DE7188">
        <w:trPr>
          <w:trHeight w:val="409"/>
        </w:trPr>
        <w:tc>
          <w:tcPr>
            <w:tcW w:w="2912" w:type="dxa"/>
          </w:tcPr>
          <w:p w14:paraId="05E5BD5D" w14:textId="77777777" w:rsidR="00AE1C40" w:rsidRPr="00666DAB" w:rsidRDefault="00AE1C40" w:rsidP="00DE7188">
            <w:r w:rsidRPr="00666DAB">
              <w:t>Ruth Vandeputte</w:t>
            </w:r>
          </w:p>
        </w:tc>
        <w:tc>
          <w:tcPr>
            <w:tcW w:w="1259" w:type="dxa"/>
          </w:tcPr>
          <w:p w14:paraId="599E4EE2" w14:textId="350A3D47" w:rsidR="00AE1C40" w:rsidRPr="00DE7188" w:rsidRDefault="00901260" w:rsidP="00DE7188">
            <w:r>
              <w:t>05</w:t>
            </w:r>
            <w:r w:rsidR="00984FE7">
              <w:t>9</w:t>
            </w:r>
            <w:r>
              <w:t>1588</w:t>
            </w:r>
          </w:p>
        </w:tc>
        <w:tc>
          <w:tcPr>
            <w:tcW w:w="4485" w:type="dxa"/>
          </w:tcPr>
          <w:p w14:paraId="2945137D" w14:textId="7C570B2D" w:rsidR="000C0AC4" w:rsidRPr="00666DAB" w:rsidRDefault="00000000" w:rsidP="000C0AC4">
            <w:hyperlink r:id="rId30" w:history="1">
              <w:r w:rsidR="000C0AC4" w:rsidRPr="00FB0CB1">
                <w:rPr>
                  <w:rStyle w:val="Hyperlink"/>
                </w:rPr>
                <w:t>ruth.vandeputte@vub.be</w:t>
              </w:r>
            </w:hyperlink>
          </w:p>
        </w:tc>
      </w:tr>
      <w:tr w:rsidR="00AE1C40" w:rsidRPr="00666DAB" w14:paraId="60E43031" w14:textId="77777777" w:rsidTr="00DE7188">
        <w:tc>
          <w:tcPr>
            <w:tcW w:w="2912" w:type="dxa"/>
          </w:tcPr>
          <w:p w14:paraId="34810802" w14:textId="77777777" w:rsidR="00AE1C40" w:rsidRPr="00666DAB" w:rsidRDefault="00AE1C40" w:rsidP="00DE7188">
            <w:r w:rsidRPr="00666DAB">
              <w:t>Mishkat Haider Chowdhury</w:t>
            </w:r>
          </w:p>
        </w:tc>
        <w:tc>
          <w:tcPr>
            <w:tcW w:w="1259" w:type="dxa"/>
          </w:tcPr>
          <w:p w14:paraId="551CF850" w14:textId="045ADB70" w:rsidR="00AE1C40" w:rsidRPr="00DE7188" w:rsidRDefault="00901260" w:rsidP="00DE7188">
            <w:r>
              <w:t>0594966</w:t>
            </w:r>
          </w:p>
        </w:tc>
        <w:tc>
          <w:tcPr>
            <w:tcW w:w="4485" w:type="dxa"/>
          </w:tcPr>
          <w:p w14:paraId="536EE8C2" w14:textId="0FF6310D" w:rsidR="00AE1C40" w:rsidRPr="00666DAB" w:rsidRDefault="00000000" w:rsidP="00DE7188">
            <w:hyperlink r:id="rId31" w:history="1">
              <w:r w:rsidR="00567164" w:rsidRPr="00FB0CB1">
                <w:rPr>
                  <w:rStyle w:val="Hyperlink"/>
                </w:rPr>
                <w:t>mishkat.haider.chowdhury@vub.be</w:t>
              </w:r>
            </w:hyperlink>
          </w:p>
        </w:tc>
      </w:tr>
      <w:tr w:rsidR="00567164" w:rsidRPr="00666DAB" w14:paraId="7AEF210E" w14:textId="77777777" w:rsidTr="00DE7188">
        <w:tc>
          <w:tcPr>
            <w:tcW w:w="2912" w:type="dxa"/>
          </w:tcPr>
          <w:p w14:paraId="65121369" w14:textId="34EA89A3" w:rsidR="00567164" w:rsidRPr="00666DAB" w:rsidRDefault="00567164" w:rsidP="00DE7188"/>
        </w:tc>
        <w:tc>
          <w:tcPr>
            <w:tcW w:w="1259" w:type="dxa"/>
          </w:tcPr>
          <w:p w14:paraId="017F9411" w14:textId="77777777" w:rsidR="00567164" w:rsidRDefault="00567164" w:rsidP="00DE7188"/>
        </w:tc>
        <w:tc>
          <w:tcPr>
            <w:tcW w:w="4485" w:type="dxa"/>
          </w:tcPr>
          <w:p w14:paraId="165FF964" w14:textId="77777777" w:rsidR="00567164" w:rsidRDefault="00567164" w:rsidP="00DE7188"/>
        </w:tc>
      </w:tr>
    </w:tbl>
    <w:p w14:paraId="6CA70053" w14:textId="77777777" w:rsidR="00567164" w:rsidRDefault="00567164">
      <w:pPr>
        <w:jc w:val="left"/>
        <w:rPr>
          <w:rFonts w:asciiTheme="majorHAnsi" w:eastAsiaTheme="majorEastAsia" w:hAnsiTheme="majorHAnsi" w:cstheme="majorBidi"/>
          <w:color w:val="2E74B5" w:themeColor="accent1" w:themeShade="BF"/>
          <w:sz w:val="32"/>
          <w:szCs w:val="32"/>
        </w:rPr>
      </w:pPr>
      <w:bookmarkStart w:id="233" w:name="_Toc167044291"/>
      <w:r>
        <w:br w:type="page"/>
      </w:r>
    </w:p>
    <w:p w14:paraId="0E3BB581" w14:textId="096B18E7" w:rsidR="00C96215" w:rsidRDefault="0046609A" w:rsidP="00DE7188">
      <w:pPr>
        <w:pStyle w:val="Heading1"/>
        <w:numPr>
          <w:ilvl w:val="0"/>
          <w:numId w:val="0"/>
        </w:numPr>
      </w:pPr>
      <w:bookmarkStart w:id="234" w:name="_Toc167402514"/>
      <w:r>
        <w:lastRenderedPageBreak/>
        <w:t>Appendix A</w:t>
      </w:r>
      <w:r w:rsidR="0078112D">
        <w:t xml:space="preserve">  </w:t>
      </w:r>
      <w:r>
        <w:t xml:space="preserve"> </w:t>
      </w:r>
      <w:r w:rsidR="0078112D">
        <w:t>Project plan</w:t>
      </w:r>
      <w:bookmarkEnd w:id="233"/>
      <w:bookmarkEnd w:id="234"/>
    </w:p>
    <w:p w14:paraId="23AEC273" w14:textId="77777777" w:rsidR="007B65B1" w:rsidRDefault="0078112D" w:rsidP="0046609A">
      <w:r w:rsidRPr="0078112D">
        <w:rPr>
          <w:noProof/>
          <w:lang w:eastAsia="nl-BE"/>
        </w:rPr>
        <w:drawing>
          <wp:inline distT="0" distB="0" distL="0" distR="0" wp14:anchorId="09A1BDAC" wp14:editId="1CF62B5B">
            <wp:extent cx="5731510" cy="42430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45" b="1"/>
                    <a:stretch/>
                  </pic:blipFill>
                  <pic:spPr bwMode="auto">
                    <a:xfrm>
                      <a:off x="0" y="0"/>
                      <a:ext cx="5731510" cy="4243070"/>
                    </a:xfrm>
                    <a:prstGeom prst="rect">
                      <a:avLst/>
                    </a:prstGeom>
                    <a:ln>
                      <a:noFill/>
                    </a:ln>
                    <a:extLst>
                      <a:ext uri="{53640926-AAD7-44D8-BBD7-CCE9431645EC}">
                        <a14:shadowObscured xmlns:a14="http://schemas.microsoft.com/office/drawing/2010/main"/>
                      </a:ext>
                    </a:extLst>
                  </pic:spPr>
                </pic:pic>
              </a:graphicData>
            </a:graphic>
          </wp:inline>
        </w:drawing>
      </w:r>
    </w:p>
    <w:p w14:paraId="02666C2E" w14:textId="77777777" w:rsidR="007B65B1" w:rsidRDefault="007B65B1">
      <w:pPr>
        <w:jc w:val="left"/>
      </w:pPr>
      <w:r>
        <w:br w:type="page"/>
      </w:r>
    </w:p>
    <w:p w14:paraId="2E50CF3E" w14:textId="77777777" w:rsidR="007B65B1" w:rsidRPr="00844864" w:rsidRDefault="007B65B1" w:rsidP="007B65B1">
      <w:pPr>
        <w:pStyle w:val="Heading1"/>
        <w:numPr>
          <w:ilvl w:val="0"/>
          <w:numId w:val="0"/>
        </w:numPr>
        <w:rPr>
          <w:lang w:val="en-US"/>
        </w:rPr>
      </w:pPr>
      <w:bookmarkStart w:id="235" w:name="_Toc167402515"/>
      <w:r w:rsidRPr="00844864">
        <w:rPr>
          <w:lang w:val="en-US"/>
        </w:rPr>
        <w:lastRenderedPageBreak/>
        <w:t>Appendix B   Map visualization comparison table</w:t>
      </w:r>
      <w:bookmarkEnd w:id="235"/>
    </w:p>
    <w:p w14:paraId="6D2B4FA5" w14:textId="77777777" w:rsidR="007B65B1" w:rsidRPr="00844864" w:rsidRDefault="007B65B1">
      <w:pPr>
        <w:jc w:val="left"/>
        <w:rPr>
          <w:lang w:val="en-US"/>
        </w:rPr>
      </w:pPr>
    </w:p>
    <w:p w14:paraId="319B60C8" w14:textId="77777777" w:rsidR="00C306EC" w:rsidRDefault="007B65B1">
      <w:r w:rsidRPr="007B65B1">
        <w:rPr>
          <w:noProof/>
          <w:lang w:eastAsia="nl-BE"/>
        </w:rPr>
        <w:drawing>
          <wp:inline distT="0" distB="0" distL="0" distR="0" wp14:anchorId="4A5959C1" wp14:editId="23A93692">
            <wp:extent cx="5652655" cy="5956374"/>
            <wp:effectExtent l="0" t="0" r="5715" b="6350"/>
            <wp:docPr id="1026" name="Picture 2" descr="https://miro.medium.com/v2/resize:fit:875/1*Jmu26KpNkS6xxvLc1pwzWg.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miro.medium.com/v2/resize:fit:875/1*Jmu26KpNkS6xxvLc1pwzWg.jpeg"/>
                    <pic:cNvPicPr>
                      <a:picLocks noGrp="1" noChangeAspect="1" noChangeArrowheads="1"/>
                    </pic:cNvPicPr>
                  </pic:nvPicPr>
                  <pic:blipFill rotWithShape="1">
                    <a:blip r:embed="rId33">
                      <a:extLst>
                        <a:ext uri="{28A0092B-C50C-407E-A947-70E740481C1C}">
                          <a14:useLocalDpi xmlns:a14="http://schemas.microsoft.com/office/drawing/2010/main" val="0"/>
                        </a:ext>
                      </a:extLst>
                    </a:blip>
                    <a:srcRect l="4199" r="5021"/>
                    <a:stretch/>
                  </pic:blipFill>
                  <pic:spPr bwMode="auto">
                    <a:xfrm>
                      <a:off x="0" y="0"/>
                      <a:ext cx="5665233" cy="5969628"/>
                    </a:xfrm>
                    <a:prstGeom prst="rect">
                      <a:avLst/>
                    </a:prstGeom>
                    <a:noFill/>
                    <a:ln>
                      <a:noFill/>
                    </a:ln>
                    <a:extLst>
                      <a:ext uri="{53640926-AAD7-44D8-BBD7-CCE9431645EC}">
                        <a14:shadowObscured xmlns:a14="http://schemas.microsoft.com/office/drawing/2010/main"/>
                      </a:ext>
                    </a:extLst>
                  </pic:spPr>
                </pic:pic>
              </a:graphicData>
            </a:graphic>
          </wp:inline>
        </w:drawing>
      </w:r>
    </w:p>
    <w:p w14:paraId="30DCAB9A" w14:textId="77777777" w:rsidR="009C6BBE" w:rsidRDefault="009C6BBE">
      <w:pPr>
        <w:jc w:val="left"/>
      </w:pPr>
      <w:r>
        <w:br w:type="page"/>
      </w:r>
    </w:p>
    <w:p w14:paraId="1CB00FB6" w14:textId="77777777" w:rsidR="00F02ACF" w:rsidRPr="00844864" w:rsidRDefault="009C6BBE" w:rsidP="00DE7188">
      <w:pPr>
        <w:pStyle w:val="Heading1"/>
        <w:numPr>
          <w:ilvl w:val="0"/>
          <w:numId w:val="0"/>
        </w:numPr>
        <w:rPr>
          <w:lang w:val="en-US"/>
        </w:rPr>
      </w:pPr>
      <w:bookmarkStart w:id="236" w:name="_Toc167402516"/>
      <w:r w:rsidRPr="00844864">
        <w:rPr>
          <w:lang w:val="en-US"/>
        </w:rPr>
        <w:lastRenderedPageBreak/>
        <w:t>Appendix C   How to deploy?</w:t>
      </w:r>
      <w:bookmarkEnd w:id="236"/>
    </w:p>
    <w:p w14:paraId="295767A6" w14:textId="77777777" w:rsidR="009C6BBE" w:rsidRPr="00844864" w:rsidRDefault="009C6BBE">
      <w:pPr>
        <w:rPr>
          <w:lang w:val="en-US"/>
        </w:rPr>
      </w:pPr>
    </w:p>
    <w:p w14:paraId="19301D6E" w14:textId="77777777" w:rsidR="009C6BBE" w:rsidRDefault="009C6BBE" w:rsidP="00DE7188">
      <w:pPr>
        <w:pStyle w:val="Heading2"/>
        <w:numPr>
          <w:ilvl w:val="0"/>
          <w:numId w:val="0"/>
        </w:numPr>
        <w:ind w:left="576" w:hanging="576"/>
      </w:pPr>
      <w:r>
        <w:t>Setting up your local copy</w:t>
      </w:r>
    </w:p>
    <w:p w14:paraId="65E5BB6F" w14:textId="77777777" w:rsidR="009C6BBE" w:rsidRPr="00901260" w:rsidRDefault="009C6BBE" w:rsidP="00DE7188">
      <w:pPr>
        <w:pStyle w:val="ListParagraph"/>
        <w:numPr>
          <w:ilvl w:val="0"/>
          <w:numId w:val="18"/>
        </w:numPr>
      </w:pPr>
      <w:r w:rsidRPr="00901260">
        <w:t>Clone the repo</w:t>
      </w:r>
    </w:p>
    <w:p w14:paraId="39546D30" w14:textId="77777777" w:rsidR="009C6BBE" w:rsidRPr="00844864" w:rsidRDefault="009C6BBE" w:rsidP="00DE7188">
      <w:pPr>
        <w:pStyle w:val="ListParagraph"/>
        <w:ind w:firstLine="696"/>
        <w:rPr>
          <w:rFonts w:ascii="Lucida Console" w:hAnsi="Lucida Console"/>
          <w:lang w:val="en-US"/>
        </w:rPr>
      </w:pPr>
      <w:r w:rsidRPr="00844864">
        <w:rPr>
          <w:rFonts w:ascii="Lucida Console" w:hAnsi="Lucida Console"/>
          <w:lang w:val="en-US"/>
        </w:rPr>
        <w:t>git clone https://github.com/jorritvm/infovis.git</w:t>
      </w:r>
    </w:p>
    <w:p w14:paraId="76ED986F" w14:textId="77777777" w:rsidR="009C6BBE" w:rsidRPr="00DE7188" w:rsidRDefault="009C6BBE" w:rsidP="00DE7188">
      <w:pPr>
        <w:pStyle w:val="ListParagraph"/>
        <w:ind w:left="1440"/>
      </w:pPr>
      <w:r w:rsidRPr="00901260">
        <w:t>or unzip the provided archive</w:t>
      </w:r>
    </w:p>
    <w:p w14:paraId="13FDDDE7" w14:textId="77777777" w:rsidR="009C6BBE" w:rsidRPr="00844864" w:rsidRDefault="009C6BBE" w:rsidP="00DE7188">
      <w:pPr>
        <w:pStyle w:val="ListParagraph"/>
        <w:numPr>
          <w:ilvl w:val="0"/>
          <w:numId w:val="18"/>
        </w:numPr>
        <w:rPr>
          <w:lang w:val="en-US"/>
        </w:rPr>
      </w:pPr>
      <w:r w:rsidRPr="00844864">
        <w:rPr>
          <w:lang w:val="en-US"/>
        </w:rPr>
        <w:t>Make sure you're using python 3.11</w:t>
      </w:r>
    </w:p>
    <w:p w14:paraId="0D3698E6" w14:textId="77777777" w:rsidR="00871424" w:rsidRPr="00DE7188" w:rsidRDefault="00871424" w:rsidP="00DE7188">
      <w:pPr>
        <w:pStyle w:val="ListParagraph"/>
        <w:numPr>
          <w:ilvl w:val="0"/>
          <w:numId w:val="18"/>
        </w:numPr>
      </w:pPr>
      <w:r>
        <w:t>Navigate to your project directory</w:t>
      </w:r>
    </w:p>
    <w:p w14:paraId="029468F4" w14:textId="77777777" w:rsidR="00871424" w:rsidRPr="00DE7188" w:rsidRDefault="00871424" w:rsidP="00DE7188">
      <w:pPr>
        <w:pStyle w:val="ListParagraph"/>
        <w:ind w:firstLine="696"/>
        <w:rPr>
          <w:rFonts w:ascii="Lucida Console" w:hAnsi="Lucida Console"/>
        </w:rPr>
      </w:pPr>
      <w:r w:rsidRPr="00DE7188">
        <w:rPr>
          <w:rFonts w:ascii="Lucida Console" w:hAnsi="Lucida Console"/>
        </w:rPr>
        <w:t>cd infovis</w:t>
      </w:r>
    </w:p>
    <w:p w14:paraId="128B115D" w14:textId="77777777" w:rsidR="009C6BBE" w:rsidRPr="00901260" w:rsidRDefault="009C6BBE" w:rsidP="00DE7188">
      <w:pPr>
        <w:pStyle w:val="ListParagraph"/>
        <w:numPr>
          <w:ilvl w:val="0"/>
          <w:numId w:val="18"/>
        </w:numPr>
      </w:pPr>
      <w:r w:rsidRPr="00901260">
        <w:t>Set up a virtual environment</w:t>
      </w:r>
    </w:p>
    <w:p w14:paraId="7C25E384"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python -m venv venv</w:t>
      </w:r>
    </w:p>
    <w:p w14:paraId="549641C7" w14:textId="77777777" w:rsidR="009C6BBE" w:rsidRPr="00844864" w:rsidRDefault="009C6BBE" w:rsidP="00DE7188">
      <w:pPr>
        <w:pStyle w:val="ListParagraph"/>
        <w:numPr>
          <w:ilvl w:val="0"/>
          <w:numId w:val="18"/>
        </w:numPr>
        <w:rPr>
          <w:lang w:val="en-US"/>
        </w:rPr>
      </w:pPr>
      <w:r w:rsidRPr="00844864">
        <w:rPr>
          <w:lang w:val="en-US"/>
        </w:rPr>
        <w:t>Restore the dependencies in that virtual environment</w:t>
      </w:r>
    </w:p>
    <w:p w14:paraId="23664ED4"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pip install -r requirements.txt</w:t>
      </w:r>
    </w:p>
    <w:p w14:paraId="26EAE532" w14:textId="77777777" w:rsidR="009C6BBE" w:rsidRPr="00844864" w:rsidRDefault="009C6BBE" w:rsidP="00DE7188">
      <w:pPr>
        <w:pStyle w:val="ListParagraph"/>
        <w:numPr>
          <w:ilvl w:val="0"/>
          <w:numId w:val="18"/>
        </w:numPr>
        <w:rPr>
          <w:lang w:val="en-US"/>
        </w:rPr>
      </w:pPr>
      <w:proofErr w:type="gramStart"/>
      <w:r w:rsidRPr="00844864">
        <w:rPr>
          <w:lang w:val="en-US"/>
        </w:rPr>
        <w:t>Copy </w:t>
      </w:r>
      <w:r w:rsidRPr="00844864">
        <w:rPr>
          <w:rFonts w:ascii="Lucida Console" w:hAnsi="Lucida Console"/>
          <w:lang w:val="en-US"/>
        </w:rPr>
        <w:t>.</w:t>
      </w:r>
      <w:proofErr w:type="spellStart"/>
      <w:r w:rsidRPr="00844864">
        <w:rPr>
          <w:rFonts w:ascii="Lucida Console" w:hAnsi="Lucida Console"/>
          <w:lang w:val="en-US"/>
        </w:rPr>
        <w:t>env</w:t>
      </w:r>
      <w:proofErr w:type="gramEnd"/>
      <w:r w:rsidRPr="00844864">
        <w:rPr>
          <w:rFonts w:ascii="Lucida Console" w:hAnsi="Lucida Console"/>
          <w:lang w:val="en-US"/>
        </w:rPr>
        <w:t>.template</w:t>
      </w:r>
      <w:proofErr w:type="spellEnd"/>
      <w:r w:rsidRPr="00844864">
        <w:rPr>
          <w:lang w:val="en-US"/>
        </w:rPr>
        <w:t> to </w:t>
      </w:r>
      <w:r w:rsidRPr="00844864">
        <w:rPr>
          <w:rFonts w:ascii="Lucida Console" w:hAnsi="Lucida Console"/>
          <w:lang w:val="en-US"/>
        </w:rPr>
        <w:t>.env </w:t>
      </w:r>
      <w:r w:rsidRPr="00844864">
        <w:rPr>
          <w:lang w:val="en-US"/>
        </w:rPr>
        <w:t xml:space="preserve">and configure the required secrets </w:t>
      </w:r>
    </w:p>
    <w:p w14:paraId="1C678243" w14:textId="77777777" w:rsidR="009C6BBE" w:rsidRPr="00844864" w:rsidRDefault="009C6BBE" w:rsidP="00DE7188">
      <w:pPr>
        <w:pStyle w:val="ListParagraph"/>
        <w:ind w:left="1440"/>
        <w:rPr>
          <w:lang w:val="en-US"/>
        </w:rPr>
      </w:pPr>
      <w:r w:rsidRPr="00844864">
        <w:rPr>
          <w:lang w:val="en-US"/>
        </w:rPr>
        <w:t xml:space="preserve">(optional if you started from the zip archive) </w:t>
      </w:r>
    </w:p>
    <w:p w14:paraId="49FD08AD" w14:textId="77777777" w:rsidR="009C6BBE" w:rsidRPr="00844864" w:rsidRDefault="009C6BBE" w:rsidP="00DE7188">
      <w:pPr>
        <w:rPr>
          <w:lang w:val="en-US"/>
        </w:rPr>
      </w:pPr>
    </w:p>
    <w:p w14:paraId="0B42A181" w14:textId="77777777" w:rsidR="009C6BBE" w:rsidRPr="00844864" w:rsidRDefault="009C6BBE" w:rsidP="00DE7188">
      <w:pPr>
        <w:pStyle w:val="Heading2"/>
        <w:numPr>
          <w:ilvl w:val="0"/>
          <w:numId w:val="0"/>
        </w:numPr>
        <w:ind w:left="576" w:hanging="576"/>
        <w:rPr>
          <w:lang w:val="en-US"/>
        </w:rPr>
      </w:pPr>
      <w:r w:rsidRPr="00844864">
        <w:rPr>
          <w:lang w:val="en-US"/>
        </w:rPr>
        <w:t>Running the dashboard from the CLI</w:t>
      </w:r>
    </w:p>
    <w:p w14:paraId="163A7E60" w14:textId="77777777" w:rsidR="009C6BBE" w:rsidRDefault="009C6BBE" w:rsidP="00DE7188">
      <w:pPr>
        <w:pStyle w:val="ListParagraph"/>
        <w:numPr>
          <w:ilvl w:val="0"/>
          <w:numId w:val="21"/>
        </w:numPr>
      </w:pPr>
      <w:r w:rsidRPr="00DE7188">
        <w:t>Activate the venv</w:t>
      </w:r>
    </w:p>
    <w:p w14:paraId="5D0ED84E"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venv\Scripts\activate</w:t>
      </w:r>
    </w:p>
    <w:p w14:paraId="1D8D015A" w14:textId="77777777" w:rsidR="009C6BBE" w:rsidRPr="00844864" w:rsidRDefault="009C6BBE" w:rsidP="00DE7188">
      <w:pPr>
        <w:pStyle w:val="ListParagraph"/>
        <w:numPr>
          <w:ilvl w:val="0"/>
          <w:numId w:val="21"/>
        </w:numPr>
        <w:rPr>
          <w:lang w:val="en-US"/>
        </w:rPr>
      </w:pPr>
      <w:r w:rsidRPr="00844864">
        <w:rPr>
          <w:lang w:val="en-US"/>
        </w:rPr>
        <w:t>Navigate to the app directory: </w:t>
      </w:r>
    </w:p>
    <w:p w14:paraId="4579AB71"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cd app</w:t>
      </w:r>
    </w:p>
    <w:p w14:paraId="67B2EE68" w14:textId="77777777" w:rsidR="009C6BBE" w:rsidRDefault="009C6BBE" w:rsidP="00DE7188">
      <w:pPr>
        <w:pStyle w:val="ListParagraph"/>
        <w:numPr>
          <w:ilvl w:val="0"/>
          <w:numId w:val="21"/>
        </w:numPr>
      </w:pPr>
      <w:r w:rsidRPr="00DE7188">
        <w:t>Run the dash app: </w:t>
      </w:r>
    </w:p>
    <w:p w14:paraId="5670FC3F" w14:textId="77777777" w:rsidR="009C6BBE" w:rsidRPr="00DE7188" w:rsidRDefault="009C6BBE" w:rsidP="00DE7188">
      <w:pPr>
        <w:pStyle w:val="ListParagraph"/>
        <w:ind w:firstLine="696"/>
        <w:rPr>
          <w:rFonts w:ascii="Lucida Console" w:hAnsi="Lucida Console"/>
        </w:rPr>
      </w:pPr>
      <w:r w:rsidRPr="00DE7188">
        <w:rPr>
          <w:rFonts w:ascii="Lucida Console" w:hAnsi="Lucida Console"/>
        </w:rPr>
        <w:t>python app.py</w:t>
      </w:r>
    </w:p>
    <w:p w14:paraId="4789EF61" w14:textId="77777777" w:rsidR="009C6BBE" w:rsidRPr="00844864" w:rsidRDefault="009C6BBE" w:rsidP="00DE7188">
      <w:pPr>
        <w:pStyle w:val="ListParagraph"/>
        <w:numPr>
          <w:ilvl w:val="0"/>
          <w:numId w:val="21"/>
        </w:numPr>
        <w:rPr>
          <w:lang w:val="en-US"/>
        </w:rPr>
      </w:pPr>
      <w:r w:rsidRPr="00844864">
        <w:rPr>
          <w:lang w:val="en-US"/>
        </w:rPr>
        <w:t>Explore the app using your web browser.</w:t>
      </w:r>
    </w:p>
    <w:p w14:paraId="11B124B2" w14:textId="77777777" w:rsidR="009C6BBE" w:rsidRPr="00844864" w:rsidRDefault="009C6BBE" w:rsidP="00DE7188">
      <w:pPr>
        <w:pStyle w:val="ListParagraph"/>
        <w:ind w:left="1440"/>
        <w:rPr>
          <w:lang w:val="en-US"/>
        </w:rPr>
      </w:pPr>
    </w:p>
    <w:p w14:paraId="53D98CF1" w14:textId="77777777" w:rsidR="009C6BBE" w:rsidRPr="00844864" w:rsidRDefault="009C6BBE">
      <w:pPr>
        <w:rPr>
          <w:lang w:val="en-US"/>
        </w:rPr>
      </w:pPr>
    </w:p>
    <w:p w14:paraId="5C00CFF1" w14:textId="77777777" w:rsidR="009C6BBE" w:rsidRPr="00844864" w:rsidRDefault="009C6BBE">
      <w:pPr>
        <w:rPr>
          <w:lang w:val="en-US"/>
        </w:rPr>
      </w:pPr>
    </w:p>
    <w:p w14:paraId="26363AF3" w14:textId="77777777" w:rsidR="009C6BBE" w:rsidRPr="00844864" w:rsidRDefault="009C6BBE">
      <w:pPr>
        <w:rPr>
          <w:lang w:val="en-US"/>
        </w:rPr>
      </w:pPr>
    </w:p>
    <w:p w14:paraId="0980536C" w14:textId="77777777" w:rsidR="009C6BBE" w:rsidRPr="00844864" w:rsidRDefault="009C6BBE">
      <w:pPr>
        <w:jc w:val="left"/>
        <w:rPr>
          <w:lang w:val="en-US"/>
        </w:rPr>
      </w:pPr>
      <w:r w:rsidRPr="00844864">
        <w:rPr>
          <w:lang w:val="en-US"/>
        </w:rPr>
        <w:br w:type="page"/>
      </w:r>
    </w:p>
    <w:p w14:paraId="1B0D133B" w14:textId="77777777" w:rsidR="009C6BBE" w:rsidRDefault="009C6BBE" w:rsidP="009C6BBE">
      <w:pPr>
        <w:pStyle w:val="Heading1"/>
        <w:numPr>
          <w:ilvl w:val="0"/>
          <w:numId w:val="0"/>
        </w:numPr>
      </w:pPr>
      <w:bookmarkStart w:id="237" w:name="_Toc167402517"/>
      <w:r>
        <w:lastRenderedPageBreak/>
        <w:t>Appendix D   Repository structure</w:t>
      </w:r>
      <w:bookmarkEnd w:id="237"/>
    </w:p>
    <w:p w14:paraId="5FA76C5D" w14:textId="77777777" w:rsidR="009C6BBE" w:rsidRDefault="009C6BBE" w:rsidP="009C6BBE"/>
    <w:tbl>
      <w:tblPr>
        <w:tblStyle w:val="TableGrid"/>
        <w:tblW w:w="0" w:type="auto"/>
        <w:tblLook w:val="04A0" w:firstRow="1" w:lastRow="0" w:firstColumn="1" w:lastColumn="0" w:noHBand="0" w:noVBand="1"/>
      </w:tblPr>
      <w:tblGrid>
        <w:gridCol w:w="4957"/>
        <w:gridCol w:w="4059"/>
      </w:tblGrid>
      <w:tr w:rsidR="00871424" w:rsidRPr="00844864" w14:paraId="2A35B131" w14:textId="77777777" w:rsidTr="00DE7188">
        <w:tc>
          <w:tcPr>
            <w:tcW w:w="4957" w:type="dxa"/>
          </w:tcPr>
          <w:p w14:paraId="34F512E3" w14:textId="77777777" w:rsidR="00871424" w:rsidRPr="00844864" w:rsidRDefault="00871424" w:rsidP="00871424">
            <w:pPr>
              <w:jc w:val="left"/>
              <w:rPr>
                <w:rFonts w:ascii="Lucida Console" w:hAnsi="Lucida Console"/>
                <w:lang w:val="en-US"/>
              </w:rPr>
            </w:pPr>
            <w:proofErr w:type="spellStart"/>
            <w:r w:rsidRPr="00844864">
              <w:rPr>
                <w:rFonts w:ascii="Lucida Console" w:hAnsi="Lucida Console"/>
                <w:lang w:val="en-US"/>
              </w:rPr>
              <w:t>infovis</w:t>
            </w:r>
            <w:proofErr w:type="spellEnd"/>
          </w:p>
          <w:p w14:paraId="38E265E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w:t>
            </w:r>
            <w:proofErr w:type="gramStart"/>
            <w:r w:rsidRPr="00844864">
              <w:rPr>
                <w:rFonts w:ascii="Lucida Console" w:hAnsi="Lucida Console"/>
                <w:lang w:val="en-US"/>
              </w:rPr>
              <w:t xml:space="preserve">  .env</w:t>
            </w:r>
            <w:proofErr w:type="gramEnd"/>
          </w:p>
          <w:p w14:paraId="606C4E2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w:t>
            </w:r>
            <w:proofErr w:type="gramStart"/>
            <w:r w:rsidRPr="00844864">
              <w:rPr>
                <w:rFonts w:ascii="Lucida Console" w:hAnsi="Lucida Console"/>
                <w:lang w:val="en-US"/>
              </w:rPr>
              <w:t xml:space="preserve">  .</w:t>
            </w:r>
            <w:proofErr w:type="spellStart"/>
            <w:r w:rsidRPr="00844864">
              <w:rPr>
                <w:rFonts w:ascii="Lucida Console" w:hAnsi="Lucida Console"/>
                <w:lang w:val="en-US"/>
              </w:rPr>
              <w:t>env</w:t>
            </w:r>
            <w:proofErr w:type="gramEnd"/>
            <w:r w:rsidRPr="00844864">
              <w:rPr>
                <w:rFonts w:ascii="Lucida Console" w:hAnsi="Lucida Console"/>
                <w:lang w:val="en-US"/>
              </w:rPr>
              <w:t>.template</w:t>
            </w:r>
            <w:proofErr w:type="spellEnd"/>
          </w:p>
          <w:p w14:paraId="35FECB9E"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README.md</w:t>
            </w:r>
          </w:p>
          <w:p w14:paraId="0AD62EA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requirements.txt</w:t>
            </w:r>
          </w:p>
          <w:p w14:paraId="55C7EC92"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w:t>
            </w:r>
          </w:p>
          <w:p w14:paraId="71CB703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+---app</w:t>
            </w:r>
          </w:p>
          <w:p w14:paraId="249C92EC"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app.py</w:t>
            </w:r>
          </w:p>
          <w:p w14:paraId="25BD305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65F453D1"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+---assets</w:t>
            </w:r>
          </w:p>
          <w:p w14:paraId="69406D70"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w:t>
            </w:r>
            <w:proofErr w:type="spellStart"/>
            <w:r w:rsidRPr="00844864">
              <w:rPr>
                <w:rFonts w:ascii="Lucida Console" w:hAnsi="Lucida Console"/>
                <w:lang w:val="en-US"/>
              </w:rPr>
              <w:t>css</w:t>
            </w:r>
            <w:proofErr w:type="spellEnd"/>
          </w:p>
          <w:p w14:paraId="67B34CD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styles.css</w:t>
            </w:r>
          </w:p>
          <w:p w14:paraId="64977DD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22C3819D"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+---callbacks</w:t>
            </w:r>
          </w:p>
          <w:p w14:paraId="41503C1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cb_bar_chart.py</w:t>
            </w:r>
          </w:p>
          <w:p w14:paraId="3E1D8F2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cb_continent.py</w:t>
            </w:r>
          </w:p>
          <w:p w14:paraId="0F099460"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cb_country_filter.py</w:t>
            </w:r>
          </w:p>
          <w:p w14:paraId="7D8DEC1B"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cb_map.py</w:t>
            </w:r>
          </w:p>
          <w:p w14:paraId="48A7C1B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cb_status_type.py</w:t>
            </w:r>
          </w:p>
          <w:p w14:paraId="66BF77B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cb_sub_region.py</w:t>
            </w:r>
          </w:p>
          <w:p w14:paraId="5A5FEF4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2D6B948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+---components</w:t>
            </w:r>
          </w:p>
          <w:p w14:paraId="132D735B"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filters.py</w:t>
            </w:r>
          </w:p>
          <w:p w14:paraId="51AF3702"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visualisations.py</w:t>
            </w:r>
          </w:p>
          <w:p w14:paraId="49DE367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6CDC854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+---utils</w:t>
            </w:r>
          </w:p>
          <w:p w14:paraId="62F15C3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utils.py</w:t>
            </w:r>
          </w:p>
          <w:p w14:paraId="606B9401"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w:t>
            </w:r>
          </w:p>
          <w:p w14:paraId="1A19C50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+---data</w:t>
            </w:r>
          </w:p>
          <w:p w14:paraId="69A86F2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+---analysis</w:t>
            </w:r>
          </w:p>
          <w:p w14:paraId="7DBC8A7F"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w:t>
            </w:r>
          </w:p>
          <w:p w14:paraId="451A22D9"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16B7AA4A"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+---clean</w:t>
            </w:r>
          </w:p>
          <w:p w14:paraId="1F0C88FD"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w:t>
            </w:r>
          </w:p>
          <w:p w14:paraId="3EF01CEA"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1C92100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w:t>
            </w:r>
            <w:proofErr w:type="spellStart"/>
            <w:r w:rsidRPr="00844864">
              <w:rPr>
                <w:rFonts w:ascii="Lucida Console" w:hAnsi="Lucida Console"/>
                <w:lang w:val="en-US"/>
              </w:rPr>
              <w:t>etl</w:t>
            </w:r>
            <w:proofErr w:type="spellEnd"/>
          </w:p>
          <w:p w14:paraId="2A7DC046"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roofErr w:type="spellStart"/>
            <w:r w:rsidRPr="00844864">
              <w:rPr>
                <w:rFonts w:ascii="Lucida Console" w:hAnsi="Lucida Console"/>
                <w:lang w:val="en-US"/>
              </w:rPr>
              <w:t>process_gwpt_</w:t>
            </w:r>
            <w:proofErr w:type="gramStart"/>
            <w:r w:rsidRPr="00844864">
              <w:rPr>
                <w:rFonts w:ascii="Lucida Console" w:hAnsi="Lucida Console"/>
                <w:lang w:val="en-US"/>
              </w:rPr>
              <w:t>data.ipynb</w:t>
            </w:r>
            <w:proofErr w:type="spellEnd"/>
            <w:proofErr w:type="gramEnd"/>
          </w:p>
          <w:p w14:paraId="35460E34"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5B9BB36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+---raw</w:t>
            </w:r>
          </w:p>
          <w:p w14:paraId="7F3DB64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Global-Wind-Power-Tracker-December-2023.xlsx</w:t>
            </w:r>
          </w:p>
          <w:p w14:paraId="7D86AF69"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w:t>
            </w:r>
          </w:p>
          <w:p w14:paraId="3304457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+---doc</w:t>
            </w:r>
          </w:p>
          <w:p w14:paraId="45E96C26"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+---assignment</w:t>
            </w:r>
          </w:p>
          <w:p w14:paraId="26E6D50F"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w:t>
            </w:r>
            <w:proofErr w:type="spellStart"/>
            <w:r w:rsidRPr="00844864">
              <w:rPr>
                <w:rFonts w:ascii="Lucida Console" w:hAnsi="Lucida Console"/>
                <w:lang w:val="en-US"/>
              </w:rPr>
              <w:t>dataset_selection</w:t>
            </w:r>
            <w:proofErr w:type="spellEnd"/>
          </w:p>
          <w:p w14:paraId="00885F7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w:t>
            </w:r>
            <w:proofErr w:type="spellStart"/>
            <w:r w:rsidRPr="00844864">
              <w:rPr>
                <w:rFonts w:ascii="Lucida Console" w:hAnsi="Lucida Console"/>
                <w:lang w:val="en-US"/>
              </w:rPr>
              <w:t>final_presentation</w:t>
            </w:r>
            <w:proofErr w:type="spellEnd"/>
          </w:p>
          <w:p w14:paraId="0AC328DB"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w:t>
            </w:r>
            <w:proofErr w:type="spellStart"/>
            <w:r w:rsidRPr="00844864">
              <w:rPr>
                <w:rFonts w:ascii="Lucida Console" w:hAnsi="Lucida Console"/>
                <w:lang w:val="en-US"/>
              </w:rPr>
              <w:t>midterm_presentation</w:t>
            </w:r>
            <w:proofErr w:type="spellEnd"/>
          </w:p>
          <w:p w14:paraId="7C031E1E"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+---mockup</w:t>
            </w:r>
          </w:p>
          <w:p w14:paraId="1EA751F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+---planning</w:t>
            </w:r>
          </w:p>
          <w:p w14:paraId="13FFF93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+---report</w:t>
            </w:r>
          </w:p>
          <w:p w14:paraId="5E07E12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+---video</w:t>
            </w:r>
          </w:p>
          <w:p w14:paraId="6F55AE3E" w14:textId="77777777" w:rsidR="00871424" w:rsidRPr="00DE7188" w:rsidRDefault="00871424" w:rsidP="00871424">
            <w:pPr>
              <w:jc w:val="left"/>
              <w:rPr>
                <w:rFonts w:ascii="Lucida Console" w:hAnsi="Lucida Console"/>
              </w:rPr>
            </w:pPr>
            <w:r w:rsidRPr="00DE7188">
              <w:rPr>
                <w:rFonts w:ascii="Lucida Console" w:hAnsi="Lucida Console"/>
              </w:rPr>
              <w:t xml:space="preserve">¦      </w:t>
            </w:r>
          </w:p>
          <w:p w14:paraId="450A843F" w14:textId="77777777" w:rsidR="00871424" w:rsidRPr="00DE7188" w:rsidRDefault="00871424" w:rsidP="00871424">
            <w:pPr>
              <w:jc w:val="left"/>
              <w:rPr>
                <w:rFonts w:ascii="Lucida Console" w:hAnsi="Lucida Console"/>
              </w:rPr>
            </w:pPr>
            <w:r w:rsidRPr="00DE7188">
              <w:rPr>
                <w:rFonts w:ascii="Lucida Console" w:hAnsi="Lucida Console"/>
              </w:rPr>
              <w:t>+---experimentation</w:t>
            </w:r>
          </w:p>
          <w:p w14:paraId="3F804B50" w14:textId="77777777" w:rsidR="00871424" w:rsidRPr="00DE7188" w:rsidRDefault="00871424" w:rsidP="00871424">
            <w:pPr>
              <w:jc w:val="left"/>
              <w:rPr>
                <w:rFonts w:ascii="Lucida Console" w:hAnsi="Lucida Console"/>
              </w:rPr>
            </w:pPr>
            <w:r w:rsidRPr="00DE7188">
              <w:rPr>
                <w:rFonts w:ascii="Lucida Console" w:hAnsi="Lucida Console"/>
              </w:rPr>
              <w:t>¦       ...</w:t>
            </w:r>
          </w:p>
          <w:p w14:paraId="37D62184" w14:textId="77777777" w:rsidR="00871424" w:rsidRDefault="00871424" w:rsidP="00871424">
            <w:pPr>
              <w:jc w:val="left"/>
            </w:pPr>
          </w:p>
        </w:tc>
        <w:tc>
          <w:tcPr>
            <w:tcW w:w="4059" w:type="dxa"/>
          </w:tcPr>
          <w:p w14:paraId="2CD09C8C" w14:textId="77777777" w:rsidR="00871424" w:rsidRPr="00844864" w:rsidRDefault="00871424" w:rsidP="00871424">
            <w:pPr>
              <w:jc w:val="left"/>
              <w:rPr>
                <w:rFonts w:ascii="Lucida Console" w:hAnsi="Lucida Console"/>
                <w:lang w:val="en-US"/>
              </w:rPr>
            </w:pPr>
          </w:p>
          <w:p w14:paraId="5A12674C"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.env file read by app</w:t>
            </w:r>
          </w:p>
          <w:p w14:paraId="0F11B08B" w14:textId="77777777" w:rsidR="00871424" w:rsidRPr="00844864" w:rsidRDefault="00871424" w:rsidP="00901260">
            <w:pPr>
              <w:jc w:val="left"/>
              <w:rPr>
                <w:rFonts w:ascii="Lucida Console" w:hAnsi="Lucida Console"/>
                <w:lang w:val="en-US"/>
              </w:rPr>
            </w:pPr>
            <w:proofErr w:type="gramStart"/>
            <w:r w:rsidRPr="00844864">
              <w:rPr>
                <w:rFonts w:ascii="Lucida Console" w:hAnsi="Lucida Console"/>
                <w:lang w:val="en-US"/>
              </w:rPr>
              <w:t>.env</w:t>
            </w:r>
            <w:proofErr w:type="gramEnd"/>
            <w:r w:rsidRPr="00844864">
              <w:rPr>
                <w:rFonts w:ascii="Lucida Console" w:hAnsi="Lucida Console"/>
                <w:lang w:val="en-US"/>
              </w:rPr>
              <w:t xml:space="preserve"> template file</w:t>
            </w:r>
          </w:p>
          <w:p w14:paraId="34AE877C" w14:textId="77777777" w:rsidR="00871424" w:rsidRPr="00844864" w:rsidRDefault="00871424" w:rsidP="00DE7188">
            <w:pPr>
              <w:jc w:val="left"/>
              <w:rPr>
                <w:rFonts w:ascii="Lucida Console" w:hAnsi="Lucida Console"/>
                <w:lang w:val="en-US"/>
              </w:rPr>
            </w:pPr>
          </w:p>
          <w:p w14:paraId="2690625C" w14:textId="77777777" w:rsidR="00871424" w:rsidRPr="00844864" w:rsidRDefault="00871424" w:rsidP="00DE7188">
            <w:pPr>
              <w:jc w:val="left"/>
              <w:rPr>
                <w:rFonts w:ascii="Lucida Console" w:hAnsi="Lucida Console"/>
                <w:lang w:val="en-US"/>
              </w:rPr>
            </w:pPr>
          </w:p>
          <w:p w14:paraId="0C1A33C0" w14:textId="77777777" w:rsidR="00871424" w:rsidRPr="00844864" w:rsidRDefault="00871424" w:rsidP="00DE7188">
            <w:pPr>
              <w:jc w:val="left"/>
              <w:rPr>
                <w:rFonts w:ascii="Lucida Console" w:hAnsi="Lucida Console"/>
                <w:lang w:val="en-US"/>
              </w:rPr>
            </w:pPr>
          </w:p>
          <w:p w14:paraId="643FF56F" w14:textId="77777777" w:rsidR="001A51A5" w:rsidRPr="00844864" w:rsidRDefault="001A51A5" w:rsidP="00DE7188">
            <w:pPr>
              <w:jc w:val="left"/>
              <w:rPr>
                <w:rFonts w:ascii="Lucida Console" w:hAnsi="Lucida Console"/>
                <w:lang w:val="en-US"/>
              </w:rPr>
            </w:pPr>
          </w:p>
          <w:p w14:paraId="04B7955E" w14:textId="77777777" w:rsidR="00871424" w:rsidRPr="00844864" w:rsidRDefault="00871424" w:rsidP="00DE7188">
            <w:pPr>
              <w:jc w:val="left"/>
              <w:rPr>
                <w:rFonts w:ascii="Lucida Console" w:hAnsi="Lucida Console"/>
                <w:lang w:val="en-US"/>
              </w:rPr>
            </w:pPr>
            <w:r w:rsidRPr="00844864">
              <w:rPr>
                <w:rFonts w:ascii="Lucida Console" w:hAnsi="Lucida Console"/>
                <w:lang w:val="en-US"/>
              </w:rPr>
              <w:t xml:space="preserve">main </w:t>
            </w:r>
            <w:r w:rsidR="001A51A5" w:rsidRPr="00844864">
              <w:rPr>
                <w:rFonts w:ascii="Lucida Console" w:hAnsi="Lucida Console"/>
                <w:lang w:val="en-US"/>
              </w:rPr>
              <w:t>dashboard app</w:t>
            </w:r>
            <w:r w:rsidRPr="00844864">
              <w:rPr>
                <w:rFonts w:ascii="Lucida Console" w:hAnsi="Lucida Console"/>
                <w:lang w:val="en-US"/>
              </w:rPr>
              <w:t xml:space="preserve"> file</w:t>
            </w:r>
          </w:p>
          <w:p w14:paraId="11E9FC29" w14:textId="77777777" w:rsidR="00871424" w:rsidRPr="00844864" w:rsidRDefault="00871424" w:rsidP="00DE7188">
            <w:pPr>
              <w:jc w:val="left"/>
              <w:rPr>
                <w:rFonts w:ascii="Lucida Console" w:hAnsi="Lucida Console"/>
                <w:lang w:val="en-US"/>
              </w:rPr>
            </w:pPr>
          </w:p>
          <w:p w14:paraId="587B6F89" w14:textId="77777777" w:rsidR="00871424" w:rsidRPr="00844864" w:rsidRDefault="00871424" w:rsidP="00DE7188">
            <w:pPr>
              <w:jc w:val="left"/>
              <w:rPr>
                <w:rFonts w:ascii="Lucida Console" w:hAnsi="Lucida Console"/>
                <w:lang w:val="en-US"/>
              </w:rPr>
            </w:pPr>
          </w:p>
          <w:p w14:paraId="1272AEEB" w14:textId="77777777" w:rsidR="00871424" w:rsidRPr="00844864" w:rsidRDefault="00871424" w:rsidP="00DE7188">
            <w:pPr>
              <w:jc w:val="left"/>
              <w:rPr>
                <w:rFonts w:ascii="Lucida Console" w:hAnsi="Lucida Console"/>
                <w:lang w:val="en-US"/>
              </w:rPr>
            </w:pPr>
          </w:p>
          <w:p w14:paraId="54AD202C" w14:textId="77777777" w:rsidR="001A51A5" w:rsidRPr="00844864" w:rsidRDefault="00871424" w:rsidP="00DE7188">
            <w:pPr>
              <w:jc w:val="left"/>
              <w:rPr>
                <w:rFonts w:ascii="Lucida Console" w:hAnsi="Lucida Console"/>
                <w:lang w:val="en-US"/>
              </w:rPr>
            </w:pPr>
            <w:r w:rsidRPr="00844864">
              <w:rPr>
                <w:rFonts w:ascii="Lucida Console" w:hAnsi="Lucida Console"/>
                <w:lang w:val="en-US"/>
              </w:rPr>
              <w:t xml:space="preserve">custom </w:t>
            </w:r>
            <w:proofErr w:type="spellStart"/>
            <w:r w:rsidRPr="00844864">
              <w:rPr>
                <w:rFonts w:ascii="Lucida Console" w:hAnsi="Lucida Console"/>
                <w:lang w:val="en-US"/>
              </w:rPr>
              <w:t>css</w:t>
            </w:r>
            <w:proofErr w:type="spellEnd"/>
            <w:r w:rsidR="001A51A5" w:rsidRPr="00844864">
              <w:rPr>
                <w:rFonts w:ascii="Lucida Console" w:hAnsi="Lucida Console"/>
                <w:lang w:val="en-US"/>
              </w:rPr>
              <w:t xml:space="preserve"> definitions </w:t>
            </w:r>
          </w:p>
          <w:p w14:paraId="10B817AC" w14:textId="77777777" w:rsidR="001A51A5" w:rsidRPr="00844864" w:rsidRDefault="001A51A5" w:rsidP="00DE7188">
            <w:pPr>
              <w:jc w:val="left"/>
              <w:rPr>
                <w:rFonts w:ascii="Lucida Console" w:hAnsi="Lucida Console"/>
                <w:lang w:val="en-US"/>
              </w:rPr>
            </w:pPr>
          </w:p>
          <w:p w14:paraId="0170D33E" w14:textId="77777777" w:rsidR="00871424" w:rsidRPr="00844864" w:rsidRDefault="001A51A5" w:rsidP="00DE7188">
            <w:pPr>
              <w:jc w:val="left"/>
              <w:rPr>
                <w:rFonts w:ascii="Lucida Console" w:hAnsi="Lucida Console"/>
                <w:lang w:val="en-US"/>
              </w:rPr>
            </w:pPr>
            <w:r w:rsidRPr="00844864">
              <w:rPr>
                <w:rFonts w:ascii="Lucida Console" w:hAnsi="Lucida Console"/>
                <w:lang w:val="en-US"/>
              </w:rPr>
              <w:t>callback handlers grouped by output</w:t>
            </w:r>
          </w:p>
          <w:p w14:paraId="60649603" w14:textId="77777777" w:rsidR="001A51A5" w:rsidRPr="00844864" w:rsidRDefault="001A51A5" w:rsidP="00DE7188">
            <w:pPr>
              <w:jc w:val="left"/>
              <w:rPr>
                <w:rFonts w:ascii="Lucida Console" w:hAnsi="Lucida Console"/>
                <w:lang w:val="en-US"/>
              </w:rPr>
            </w:pPr>
          </w:p>
          <w:p w14:paraId="0DDBDC8B" w14:textId="77777777" w:rsidR="001A51A5" w:rsidRPr="00844864" w:rsidRDefault="001A51A5" w:rsidP="00DE7188">
            <w:pPr>
              <w:jc w:val="left"/>
              <w:rPr>
                <w:rFonts w:ascii="Lucida Console" w:hAnsi="Lucida Console"/>
                <w:lang w:val="en-US"/>
              </w:rPr>
            </w:pPr>
          </w:p>
          <w:p w14:paraId="46A86B35" w14:textId="77777777" w:rsidR="001A51A5" w:rsidRPr="00844864" w:rsidRDefault="001A51A5" w:rsidP="00DE7188">
            <w:pPr>
              <w:jc w:val="left"/>
              <w:rPr>
                <w:rFonts w:ascii="Lucida Console" w:hAnsi="Lucida Console"/>
                <w:lang w:val="en-US"/>
              </w:rPr>
            </w:pPr>
          </w:p>
          <w:p w14:paraId="46259843" w14:textId="77777777" w:rsidR="001A51A5" w:rsidRPr="00844864" w:rsidRDefault="001A51A5" w:rsidP="00DE7188">
            <w:pPr>
              <w:jc w:val="left"/>
              <w:rPr>
                <w:rFonts w:ascii="Lucida Console" w:hAnsi="Lucida Console"/>
                <w:lang w:val="en-US"/>
              </w:rPr>
            </w:pPr>
          </w:p>
          <w:p w14:paraId="2B4F0B2C" w14:textId="77777777" w:rsidR="001A51A5" w:rsidRPr="00844864" w:rsidRDefault="001A51A5" w:rsidP="00DE7188">
            <w:pPr>
              <w:jc w:val="left"/>
              <w:rPr>
                <w:rFonts w:ascii="Lucida Console" w:hAnsi="Lucida Console"/>
                <w:lang w:val="en-US"/>
              </w:rPr>
            </w:pPr>
          </w:p>
          <w:p w14:paraId="126C5FBE" w14:textId="77777777" w:rsidR="001A51A5" w:rsidRPr="00844864" w:rsidRDefault="001A51A5" w:rsidP="00DE7188">
            <w:pPr>
              <w:jc w:val="left"/>
              <w:rPr>
                <w:rFonts w:ascii="Lucida Console" w:hAnsi="Lucida Console"/>
                <w:lang w:val="en-US"/>
              </w:rPr>
            </w:pPr>
          </w:p>
          <w:p w14:paraId="62A1BDCF"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visual components of the dashboard like bootstrap dropdown filters and visuals</w:t>
            </w:r>
          </w:p>
          <w:p w14:paraId="71FB9A78" w14:textId="77777777" w:rsidR="001A51A5" w:rsidRPr="00844864" w:rsidRDefault="001A51A5" w:rsidP="00DE7188">
            <w:pPr>
              <w:jc w:val="left"/>
              <w:rPr>
                <w:rFonts w:ascii="Lucida Console" w:hAnsi="Lucida Console"/>
                <w:lang w:val="en-US"/>
              </w:rPr>
            </w:pPr>
          </w:p>
          <w:p w14:paraId="5C61D97D"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utility functions like filtering</w:t>
            </w:r>
          </w:p>
          <w:p w14:paraId="30E17FD4" w14:textId="77777777" w:rsidR="001A51A5" w:rsidRPr="00844864" w:rsidRDefault="001A51A5" w:rsidP="00DE7188">
            <w:pPr>
              <w:jc w:val="left"/>
              <w:rPr>
                <w:rFonts w:ascii="Lucida Console" w:hAnsi="Lucida Console"/>
                <w:lang w:val="en-US"/>
              </w:rPr>
            </w:pPr>
          </w:p>
          <w:p w14:paraId="55F1C5AD" w14:textId="77777777" w:rsidR="001A51A5" w:rsidRPr="00844864" w:rsidRDefault="001A51A5" w:rsidP="00DE7188">
            <w:pPr>
              <w:jc w:val="left"/>
              <w:rPr>
                <w:rFonts w:ascii="Lucida Console" w:hAnsi="Lucida Console"/>
                <w:lang w:val="en-US"/>
              </w:rPr>
            </w:pPr>
          </w:p>
          <w:p w14:paraId="373959A3"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folder containing manual data analysis</w:t>
            </w:r>
          </w:p>
          <w:p w14:paraId="2E308940" w14:textId="77777777" w:rsidR="001A51A5" w:rsidRPr="00844864" w:rsidRDefault="001A51A5" w:rsidP="00DE7188">
            <w:pPr>
              <w:jc w:val="left"/>
              <w:rPr>
                <w:rFonts w:ascii="Lucida Console" w:hAnsi="Lucida Console"/>
                <w:lang w:val="en-US"/>
              </w:rPr>
            </w:pPr>
          </w:p>
          <w:p w14:paraId="170E1739"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folder containing cleaned data in parquet &amp; xlsx</w:t>
            </w:r>
          </w:p>
          <w:p w14:paraId="129D9750" w14:textId="77777777" w:rsidR="001A51A5" w:rsidRPr="00844864" w:rsidRDefault="001A51A5" w:rsidP="00DE7188">
            <w:pPr>
              <w:jc w:val="left"/>
              <w:rPr>
                <w:rFonts w:ascii="Lucida Console" w:hAnsi="Lucida Console"/>
                <w:lang w:val="en-US"/>
              </w:rPr>
            </w:pPr>
          </w:p>
          <w:p w14:paraId="42C294FB"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 xml:space="preserve">folder containing the ETL pipeline in </w:t>
            </w:r>
            <w:proofErr w:type="spellStart"/>
            <w:r w:rsidRPr="00844864">
              <w:rPr>
                <w:rFonts w:ascii="Lucida Console" w:hAnsi="Lucida Console"/>
                <w:lang w:val="en-US"/>
              </w:rPr>
              <w:t>jupyter</w:t>
            </w:r>
            <w:proofErr w:type="spellEnd"/>
          </w:p>
          <w:p w14:paraId="3DDA2E83" w14:textId="77777777" w:rsidR="001A51A5" w:rsidRPr="00844864" w:rsidRDefault="001A51A5" w:rsidP="00DE7188">
            <w:pPr>
              <w:jc w:val="left"/>
              <w:rPr>
                <w:rFonts w:ascii="Lucida Console" w:hAnsi="Lucida Console"/>
                <w:lang w:val="en-US"/>
              </w:rPr>
            </w:pPr>
          </w:p>
          <w:p w14:paraId="76371C72"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folder containing the raw input data</w:t>
            </w:r>
          </w:p>
          <w:p w14:paraId="3B4B3ED8" w14:textId="77777777" w:rsidR="001A51A5" w:rsidRPr="00844864" w:rsidRDefault="001A51A5" w:rsidP="00DE7188">
            <w:pPr>
              <w:jc w:val="left"/>
              <w:rPr>
                <w:rFonts w:ascii="Lucida Console" w:hAnsi="Lucida Console"/>
                <w:lang w:val="en-US"/>
              </w:rPr>
            </w:pPr>
          </w:p>
          <w:p w14:paraId="50B6C101" w14:textId="77777777" w:rsidR="001A51A5" w:rsidRPr="00844864" w:rsidRDefault="001A51A5" w:rsidP="00DE7188">
            <w:pPr>
              <w:jc w:val="left"/>
              <w:rPr>
                <w:rFonts w:ascii="Lucida Console" w:hAnsi="Lucida Console"/>
                <w:lang w:val="en-US"/>
              </w:rPr>
            </w:pPr>
          </w:p>
          <w:p w14:paraId="0E1729B8" w14:textId="77777777" w:rsidR="001A51A5" w:rsidRPr="00844864" w:rsidRDefault="001A51A5" w:rsidP="00DE7188">
            <w:pPr>
              <w:jc w:val="left"/>
              <w:rPr>
                <w:rFonts w:ascii="Lucida Console" w:hAnsi="Lucida Console"/>
                <w:lang w:val="en-US"/>
              </w:rPr>
            </w:pPr>
            <w:proofErr w:type="spellStart"/>
            <w:r w:rsidRPr="00844864">
              <w:rPr>
                <w:rFonts w:ascii="Lucida Console" w:hAnsi="Lucida Console"/>
                <w:lang w:val="en-US"/>
              </w:rPr>
              <w:t>self explanatory</w:t>
            </w:r>
            <w:proofErr w:type="spellEnd"/>
            <w:r w:rsidRPr="00844864">
              <w:rPr>
                <w:rFonts w:ascii="Lucida Console" w:hAnsi="Lucida Console"/>
                <w:lang w:val="en-US"/>
              </w:rPr>
              <w:t xml:space="preserve"> documentation folder</w:t>
            </w:r>
          </w:p>
          <w:p w14:paraId="29A82FF7" w14:textId="77777777" w:rsidR="001A51A5" w:rsidRPr="00844864" w:rsidRDefault="001A51A5" w:rsidP="00DE7188">
            <w:pPr>
              <w:jc w:val="left"/>
              <w:rPr>
                <w:rFonts w:ascii="Lucida Console" w:hAnsi="Lucida Console"/>
                <w:lang w:val="en-US"/>
              </w:rPr>
            </w:pPr>
          </w:p>
          <w:p w14:paraId="3444F272" w14:textId="77777777" w:rsidR="001A51A5" w:rsidRPr="00844864" w:rsidRDefault="001A51A5" w:rsidP="00DE7188">
            <w:pPr>
              <w:jc w:val="left"/>
              <w:rPr>
                <w:rFonts w:ascii="Lucida Console" w:hAnsi="Lucida Console"/>
                <w:lang w:val="en-US"/>
              </w:rPr>
            </w:pPr>
          </w:p>
          <w:p w14:paraId="5415BF7A" w14:textId="77777777" w:rsidR="001A51A5" w:rsidRPr="00844864" w:rsidRDefault="001A51A5" w:rsidP="00DE7188">
            <w:pPr>
              <w:jc w:val="left"/>
              <w:rPr>
                <w:rFonts w:ascii="Lucida Console" w:hAnsi="Lucida Console"/>
                <w:lang w:val="en-US"/>
              </w:rPr>
            </w:pPr>
          </w:p>
          <w:p w14:paraId="615F90C6" w14:textId="77777777" w:rsidR="001A51A5" w:rsidRPr="00844864" w:rsidRDefault="001A51A5" w:rsidP="00DE7188">
            <w:pPr>
              <w:jc w:val="left"/>
              <w:rPr>
                <w:rFonts w:ascii="Lucida Console" w:hAnsi="Lucida Console"/>
                <w:lang w:val="en-US"/>
              </w:rPr>
            </w:pPr>
          </w:p>
          <w:p w14:paraId="2A41D386" w14:textId="77777777" w:rsidR="001A51A5" w:rsidRPr="00844864" w:rsidRDefault="001A51A5" w:rsidP="00DE7188">
            <w:pPr>
              <w:jc w:val="left"/>
              <w:rPr>
                <w:rFonts w:ascii="Lucida Console" w:hAnsi="Lucida Console"/>
                <w:lang w:val="en-US"/>
              </w:rPr>
            </w:pPr>
          </w:p>
          <w:p w14:paraId="3A5C7C1E" w14:textId="77777777" w:rsidR="001A51A5" w:rsidRPr="00844864" w:rsidRDefault="001A51A5" w:rsidP="00DE7188">
            <w:pPr>
              <w:jc w:val="left"/>
              <w:rPr>
                <w:rFonts w:ascii="Lucida Console" w:hAnsi="Lucida Console"/>
                <w:lang w:val="en-US"/>
              </w:rPr>
            </w:pPr>
          </w:p>
          <w:p w14:paraId="09126CD5" w14:textId="77777777" w:rsidR="001A51A5" w:rsidRPr="00844864" w:rsidRDefault="001A51A5" w:rsidP="00DE7188">
            <w:pPr>
              <w:jc w:val="left"/>
              <w:rPr>
                <w:rFonts w:ascii="Lucida Console" w:hAnsi="Lucida Console"/>
                <w:lang w:val="en-US"/>
              </w:rPr>
            </w:pPr>
          </w:p>
          <w:p w14:paraId="22E5EA5E" w14:textId="77777777" w:rsidR="001A51A5" w:rsidRPr="00844864" w:rsidRDefault="001A51A5" w:rsidP="00DE7188">
            <w:pPr>
              <w:jc w:val="left"/>
              <w:rPr>
                <w:rFonts w:ascii="Lucida Console" w:hAnsi="Lucida Console"/>
                <w:lang w:val="en-US"/>
              </w:rPr>
            </w:pPr>
          </w:p>
          <w:p w14:paraId="695CDA75" w14:textId="77777777" w:rsidR="001A51A5" w:rsidRPr="00844864" w:rsidRDefault="001A51A5" w:rsidP="00DE7188">
            <w:pPr>
              <w:jc w:val="left"/>
              <w:rPr>
                <w:rFonts w:asciiTheme="majorHAnsi" w:hAnsiTheme="majorHAnsi"/>
                <w:lang w:val="en-US"/>
              </w:rPr>
            </w:pPr>
            <w:r w:rsidRPr="00844864">
              <w:rPr>
                <w:rFonts w:ascii="Lucida Console" w:hAnsi="Lucida Console"/>
                <w:lang w:val="en-US"/>
              </w:rPr>
              <w:t>folder containing some map experiments</w:t>
            </w:r>
          </w:p>
        </w:tc>
      </w:tr>
    </w:tbl>
    <w:p w14:paraId="68DB73D9" w14:textId="77777777" w:rsidR="009C6BBE" w:rsidRPr="004E5E88" w:rsidRDefault="009C6BBE" w:rsidP="00901260">
      <w:pPr>
        <w:jc w:val="left"/>
        <w:rPr>
          <w:lang w:val="en-US"/>
          <w:rPrChange w:id="238" w:author="Ruth Vandeputte" w:date="2024-05-23T23:07:00Z">
            <w:rPr/>
          </w:rPrChange>
        </w:rPr>
      </w:pPr>
    </w:p>
    <w:sectPr w:rsidR="009C6BBE" w:rsidRPr="004E5E8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5" w:author="Jorrit Vander Mynsbrugge" w:date="2024-05-23T09:08:00Z" w:initials="JVM">
    <w:p w14:paraId="30C667B5" w14:textId="58816C0A" w:rsidR="00C62106" w:rsidRPr="00C62106" w:rsidRDefault="00C62106">
      <w:pPr>
        <w:pStyle w:val="CommentText"/>
      </w:pPr>
      <w:r>
        <w:rPr>
          <w:rStyle w:val="CommentReference"/>
        </w:rPr>
        <w:annotationRef/>
      </w:r>
      <w:r>
        <w:t>this whole section makes no mention of the time slider, not in the text, nor in the image!!!</w:t>
      </w:r>
    </w:p>
  </w:comment>
  <w:comment w:id="207" w:author="Jorrit Vander Mynsbrugge" w:date="2024-05-23T09:19:00Z" w:initials="JVM">
    <w:p w14:paraId="5CE967B8" w14:textId="79FB3D83" w:rsidR="006B5759" w:rsidRPr="006B5759" w:rsidRDefault="006B5759">
      <w:pPr>
        <w:pStyle w:val="CommentText"/>
      </w:pPr>
      <w:r>
        <w:rPr>
          <w:rStyle w:val="CommentReference"/>
        </w:rPr>
        <w:annotationRef/>
      </w:r>
      <w:r>
        <w:t>i dislike the small bar chart, please select data where the names are shorter so the bars look bigger and make your viewport wider before taking the screenshot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C667B5" w15:done="1"/>
  <w15:commentEx w15:paraId="5CE967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D250C76">
    <w16cex:extLst>
      <w16:ext w16:uri="{CE6994B0-6A32-4C9F-8C6B-6E91EDA988CE}">
        <cr:reactions xmlns:cr="http://schemas.microsoft.com/office/comments/2020/reactions">
          <cr:reaction reactionType="1">
            <cr:reactionInfo dateUtc="2024-05-23T15:24:41Z">
              <cr:user userId="f9c23706d6b30e7c" userProvider="Windows Live" userName="Mishkat Chowdhury"/>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C667B5" w16cid:durableId="2D250C76"/>
  <w16cid:commentId w16cid:paraId="5CE967B8" w16cid:durableId="2F21B9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7E824" w14:textId="77777777" w:rsidR="00B37E24" w:rsidRDefault="00B37E24" w:rsidP="00615687">
      <w:pPr>
        <w:spacing w:after="0" w:line="240" w:lineRule="auto"/>
      </w:pPr>
      <w:r>
        <w:separator/>
      </w:r>
    </w:p>
  </w:endnote>
  <w:endnote w:type="continuationSeparator" w:id="0">
    <w:p w14:paraId="3EF93CCA" w14:textId="77777777" w:rsidR="00B37E24" w:rsidRDefault="00B37E24" w:rsidP="00615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E7073" w14:textId="77777777" w:rsidR="00B37E24" w:rsidRDefault="00B37E24" w:rsidP="00615687">
      <w:pPr>
        <w:spacing w:after="0" w:line="240" w:lineRule="auto"/>
      </w:pPr>
      <w:r>
        <w:separator/>
      </w:r>
    </w:p>
  </w:footnote>
  <w:footnote w:type="continuationSeparator" w:id="0">
    <w:p w14:paraId="7B64C49E" w14:textId="77777777" w:rsidR="00B37E24" w:rsidRDefault="00B37E24" w:rsidP="00615687">
      <w:pPr>
        <w:spacing w:after="0" w:line="240" w:lineRule="auto"/>
      </w:pPr>
      <w:r>
        <w:continuationSeparator/>
      </w:r>
    </w:p>
  </w:footnote>
  <w:footnote w:id="1">
    <w:p w14:paraId="47C10A5F" w14:textId="77777777" w:rsidR="00C96215" w:rsidRPr="00567164" w:rsidRDefault="00C96215">
      <w:pPr>
        <w:pStyle w:val="FootnoteText"/>
      </w:pPr>
      <w:r>
        <w:rPr>
          <w:rStyle w:val="FootnoteReference"/>
        </w:rPr>
        <w:footnoteRef/>
      </w:r>
      <w:r>
        <w:t xml:space="preserve"> </w:t>
      </w:r>
      <w:r w:rsidRPr="00615687">
        <w:t>https://globalenergymonitor.org/projects/global-wind-power-tracker/</w:t>
      </w:r>
    </w:p>
  </w:footnote>
  <w:footnote w:id="2">
    <w:p w14:paraId="53B7C1DE" w14:textId="77777777" w:rsidR="00C96215" w:rsidRPr="00844864" w:rsidRDefault="00C96215">
      <w:pPr>
        <w:pStyle w:val="FootnoteText"/>
        <w:rPr>
          <w:lang w:val="en-US"/>
        </w:rPr>
      </w:pPr>
      <w:r>
        <w:rPr>
          <w:rStyle w:val="FootnoteReference"/>
        </w:rPr>
        <w:footnoteRef/>
      </w:r>
      <w:r w:rsidRPr="00844864">
        <w:rPr>
          <w:lang w:val="en-US"/>
        </w:rPr>
        <w:t xml:space="preserve"> As discussed during the mid-term presentation, we did not simply remove these records but found a way to guess a reasonable value.</w:t>
      </w:r>
    </w:p>
  </w:footnote>
  <w:footnote w:id="3">
    <w:p w14:paraId="4B954168" w14:textId="0430D0A0" w:rsidR="00C96215" w:rsidRPr="00844864" w:rsidRDefault="00C96215">
      <w:pPr>
        <w:pStyle w:val="FootnoteText"/>
        <w:rPr>
          <w:lang w:val="en-US"/>
        </w:rPr>
      </w:pPr>
      <w:r>
        <w:rPr>
          <w:rStyle w:val="FootnoteReference"/>
        </w:rPr>
        <w:footnoteRef/>
      </w:r>
      <w:r w:rsidRPr="00844864">
        <w:rPr>
          <w:lang w:val="en-US"/>
        </w:rPr>
        <w:t xml:space="preserve"> Two of our team members are active in the energy industry</w:t>
      </w:r>
      <w:r w:rsidR="004E5E88">
        <w:rPr>
          <w:lang w:val="en-US"/>
        </w:rPr>
        <w:t>.</w:t>
      </w:r>
    </w:p>
  </w:footnote>
  <w:footnote w:id="4">
    <w:p w14:paraId="37FB11DE" w14:textId="77777777" w:rsidR="00F02ACF" w:rsidRPr="004E5E88" w:rsidRDefault="00F02ACF">
      <w:pPr>
        <w:pStyle w:val="FootnoteText"/>
        <w:rPr>
          <w:lang w:val="en-US"/>
          <w:rPrChange w:id="52" w:author="Ruth Vandeputte" w:date="2024-05-23T23:07:00Z">
            <w:rPr/>
          </w:rPrChange>
        </w:rPr>
      </w:pPr>
      <w:r>
        <w:rPr>
          <w:rStyle w:val="FootnoteReference"/>
        </w:rPr>
        <w:footnoteRef/>
      </w:r>
      <w:r w:rsidRPr="004E5E88">
        <w:rPr>
          <w:lang w:val="en-US"/>
          <w:rPrChange w:id="53" w:author="Ruth Vandeputte" w:date="2024-05-23T23:07:00Z">
            <w:rPr/>
          </w:rPrChange>
        </w:rPr>
        <w:t xml:space="preserve"> https://dash.plotly.com/</w:t>
      </w:r>
    </w:p>
  </w:footnote>
  <w:footnote w:id="5">
    <w:p w14:paraId="35E93862" w14:textId="77777777" w:rsidR="00F02ACF" w:rsidRPr="004E5E88" w:rsidRDefault="00F02ACF">
      <w:pPr>
        <w:pStyle w:val="FootnoteText"/>
        <w:rPr>
          <w:lang w:val="en-US"/>
          <w:rPrChange w:id="54" w:author="Ruth Vandeputte" w:date="2024-05-23T23:07:00Z">
            <w:rPr/>
          </w:rPrChange>
        </w:rPr>
      </w:pPr>
      <w:r>
        <w:rPr>
          <w:rStyle w:val="FootnoteReference"/>
        </w:rPr>
        <w:footnoteRef/>
      </w:r>
      <w:r w:rsidRPr="004E5E88">
        <w:rPr>
          <w:lang w:val="en-US"/>
          <w:rPrChange w:id="55" w:author="Ruth Vandeputte" w:date="2024-05-23T23:07:00Z">
            <w:rPr/>
          </w:rPrChange>
        </w:rPr>
        <w:t xml:space="preserve"> https://plotly.com/python/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EE7"/>
    <w:multiLevelType w:val="hybridMultilevel"/>
    <w:tmpl w:val="5A68D02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363B9F"/>
    <w:multiLevelType w:val="hybridMultilevel"/>
    <w:tmpl w:val="FE022A1E"/>
    <w:lvl w:ilvl="0" w:tplc="31D898C8">
      <w:start w:val="1"/>
      <w:numFmt w:val="decimal"/>
      <w:lvlText w:val="%1."/>
      <w:lvlJc w:val="left"/>
      <w:pPr>
        <w:tabs>
          <w:tab w:val="num" w:pos="720"/>
        </w:tabs>
        <w:ind w:left="720" w:hanging="360"/>
      </w:pPr>
    </w:lvl>
    <w:lvl w:ilvl="1" w:tplc="ADA62B90" w:tentative="1">
      <w:start w:val="1"/>
      <w:numFmt w:val="decimal"/>
      <w:lvlText w:val="%2."/>
      <w:lvlJc w:val="left"/>
      <w:pPr>
        <w:tabs>
          <w:tab w:val="num" w:pos="1440"/>
        </w:tabs>
        <w:ind w:left="1440" w:hanging="360"/>
      </w:pPr>
    </w:lvl>
    <w:lvl w:ilvl="2" w:tplc="BC1C37BC" w:tentative="1">
      <w:start w:val="1"/>
      <w:numFmt w:val="decimal"/>
      <w:lvlText w:val="%3."/>
      <w:lvlJc w:val="left"/>
      <w:pPr>
        <w:tabs>
          <w:tab w:val="num" w:pos="2160"/>
        </w:tabs>
        <w:ind w:left="2160" w:hanging="360"/>
      </w:pPr>
    </w:lvl>
    <w:lvl w:ilvl="3" w:tplc="7034E9E0" w:tentative="1">
      <w:start w:val="1"/>
      <w:numFmt w:val="decimal"/>
      <w:lvlText w:val="%4."/>
      <w:lvlJc w:val="left"/>
      <w:pPr>
        <w:tabs>
          <w:tab w:val="num" w:pos="2880"/>
        </w:tabs>
        <w:ind w:left="2880" w:hanging="360"/>
      </w:pPr>
    </w:lvl>
    <w:lvl w:ilvl="4" w:tplc="FB5A327E" w:tentative="1">
      <w:start w:val="1"/>
      <w:numFmt w:val="decimal"/>
      <w:lvlText w:val="%5."/>
      <w:lvlJc w:val="left"/>
      <w:pPr>
        <w:tabs>
          <w:tab w:val="num" w:pos="3600"/>
        </w:tabs>
        <w:ind w:left="3600" w:hanging="360"/>
      </w:pPr>
    </w:lvl>
    <w:lvl w:ilvl="5" w:tplc="6BB8FD92" w:tentative="1">
      <w:start w:val="1"/>
      <w:numFmt w:val="decimal"/>
      <w:lvlText w:val="%6."/>
      <w:lvlJc w:val="left"/>
      <w:pPr>
        <w:tabs>
          <w:tab w:val="num" w:pos="4320"/>
        </w:tabs>
        <w:ind w:left="4320" w:hanging="360"/>
      </w:pPr>
    </w:lvl>
    <w:lvl w:ilvl="6" w:tplc="4D4CAD0E" w:tentative="1">
      <w:start w:val="1"/>
      <w:numFmt w:val="decimal"/>
      <w:lvlText w:val="%7."/>
      <w:lvlJc w:val="left"/>
      <w:pPr>
        <w:tabs>
          <w:tab w:val="num" w:pos="5040"/>
        </w:tabs>
        <w:ind w:left="5040" w:hanging="360"/>
      </w:pPr>
    </w:lvl>
    <w:lvl w:ilvl="7" w:tplc="A238B2B2" w:tentative="1">
      <w:start w:val="1"/>
      <w:numFmt w:val="decimal"/>
      <w:lvlText w:val="%8."/>
      <w:lvlJc w:val="left"/>
      <w:pPr>
        <w:tabs>
          <w:tab w:val="num" w:pos="5760"/>
        </w:tabs>
        <w:ind w:left="5760" w:hanging="360"/>
      </w:pPr>
    </w:lvl>
    <w:lvl w:ilvl="8" w:tplc="C96A7EDE" w:tentative="1">
      <w:start w:val="1"/>
      <w:numFmt w:val="decimal"/>
      <w:lvlText w:val="%9."/>
      <w:lvlJc w:val="left"/>
      <w:pPr>
        <w:tabs>
          <w:tab w:val="num" w:pos="6480"/>
        </w:tabs>
        <w:ind w:left="6480" w:hanging="360"/>
      </w:pPr>
    </w:lvl>
  </w:abstractNum>
  <w:abstractNum w:abstractNumId="2" w15:restartNumberingAfterBreak="0">
    <w:nsid w:val="13AA0BD3"/>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4045B07"/>
    <w:multiLevelType w:val="multilevel"/>
    <w:tmpl w:val="AD5C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182AD6"/>
    <w:multiLevelType w:val="hybridMultilevel"/>
    <w:tmpl w:val="35F8F9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9F9653C"/>
    <w:multiLevelType w:val="hybridMultilevel"/>
    <w:tmpl w:val="69487B42"/>
    <w:lvl w:ilvl="0" w:tplc="0809000F">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6" w15:restartNumberingAfterBreak="0">
    <w:nsid w:val="2EC86054"/>
    <w:multiLevelType w:val="hybridMultilevel"/>
    <w:tmpl w:val="675481A2"/>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9523031"/>
    <w:multiLevelType w:val="hybridMultilevel"/>
    <w:tmpl w:val="452C2B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433CF3"/>
    <w:multiLevelType w:val="hybridMultilevel"/>
    <w:tmpl w:val="130C282E"/>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9" w15:restartNumberingAfterBreak="0">
    <w:nsid w:val="43A97EBE"/>
    <w:multiLevelType w:val="hybridMultilevel"/>
    <w:tmpl w:val="700CFA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42053B"/>
    <w:multiLevelType w:val="hybridMultilevel"/>
    <w:tmpl w:val="CCFC9C9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57DF4E84"/>
    <w:multiLevelType w:val="multilevel"/>
    <w:tmpl w:val="A7C81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8435991"/>
    <w:multiLevelType w:val="multilevel"/>
    <w:tmpl w:val="798208B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26B7C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284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3FC0750"/>
    <w:multiLevelType w:val="hybridMultilevel"/>
    <w:tmpl w:val="75E085BC"/>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64560144"/>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6DE24682"/>
    <w:multiLevelType w:val="hybridMultilevel"/>
    <w:tmpl w:val="6E426AF6"/>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F794C60"/>
    <w:multiLevelType w:val="hybridMultilevel"/>
    <w:tmpl w:val="A16E8E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6F9509DD"/>
    <w:multiLevelType w:val="hybridMultilevel"/>
    <w:tmpl w:val="F544D952"/>
    <w:lvl w:ilvl="0" w:tplc="D382A12E">
      <w:start w:val="1"/>
      <w:numFmt w:val="bullet"/>
      <w:lvlText w:val="-"/>
      <w:lvlJc w:val="left"/>
      <w:pPr>
        <w:ind w:left="360" w:hanging="360"/>
      </w:pPr>
      <w:rPr>
        <w:rFonts w:ascii="Calibri" w:eastAsiaTheme="minorHAnsi" w:hAnsi="Calibri" w:cs="Calibri"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start w:val="1"/>
      <w:numFmt w:val="bullet"/>
      <w:lvlText w:val=""/>
      <w:lvlJc w:val="left"/>
      <w:pPr>
        <w:ind w:left="2520" w:hanging="360"/>
      </w:pPr>
      <w:rPr>
        <w:rFonts w:ascii="Symbol" w:hAnsi="Symbol" w:hint="default"/>
      </w:rPr>
    </w:lvl>
    <w:lvl w:ilvl="4" w:tplc="08130003">
      <w:start w:val="1"/>
      <w:numFmt w:val="bullet"/>
      <w:lvlText w:val="o"/>
      <w:lvlJc w:val="left"/>
      <w:pPr>
        <w:ind w:left="3240" w:hanging="360"/>
      </w:pPr>
      <w:rPr>
        <w:rFonts w:ascii="Courier New" w:hAnsi="Courier New" w:cs="Courier New" w:hint="default"/>
      </w:rPr>
    </w:lvl>
    <w:lvl w:ilvl="5" w:tplc="08130005">
      <w:start w:val="1"/>
      <w:numFmt w:val="bullet"/>
      <w:lvlText w:val=""/>
      <w:lvlJc w:val="left"/>
      <w:pPr>
        <w:ind w:left="3960" w:hanging="360"/>
      </w:pPr>
      <w:rPr>
        <w:rFonts w:ascii="Wingdings" w:hAnsi="Wingdings" w:hint="default"/>
      </w:rPr>
    </w:lvl>
    <w:lvl w:ilvl="6" w:tplc="08130001">
      <w:start w:val="1"/>
      <w:numFmt w:val="bullet"/>
      <w:lvlText w:val=""/>
      <w:lvlJc w:val="left"/>
      <w:pPr>
        <w:ind w:left="4680" w:hanging="360"/>
      </w:pPr>
      <w:rPr>
        <w:rFonts w:ascii="Symbol" w:hAnsi="Symbol" w:hint="default"/>
      </w:rPr>
    </w:lvl>
    <w:lvl w:ilvl="7" w:tplc="08130003">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9" w15:restartNumberingAfterBreak="0">
    <w:nsid w:val="700B3864"/>
    <w:multiLevelType w:val="hybridMultilevel"/>
    <w:tmpl w:val="0BD2F21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18E2DCC"/>
    <w:multiLevelType w:val="multilevel"/>
    <w:tmpl w:val="635E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4B64DC"/>
    <w:multiLevelType w:val="hybridMultilevel"/>
    <w:tmpl w:val="36F84454"/>
    <w:lvl w:ilvl="0" w:tplc="C4E8A3C8">
      <w:numFmt w:val="bullet"/>
      <w:lvlText w:val="-"/>
      <w:lvlJc w:val="left"/>
      <w:pPr>
        <w:ind w:left="360" w:hanging="360"/>
      </w:pPr>
      <w:rPr>
        <w:rFonts w:ascii="Calibri" w:eastAsiaTheme="minorHAnsi" w:hAnsi="Calibri" w:cs="Calibri"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2" w15:restartNumberingAfterBreak="0">
    <w:nsid w:val="7D5A4031"/>
    <w:multiLevelType w:val="hybridMultilevel"/>
    <w:tmpl w:val="C1C4F95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595701990">
    <w:abstractNumId w:val="13"/>
  </w:num>
  <w:num w:numId="2" w16cid:durableId="734550594">
    <w:abstractNumId w:val="11"/>
  </w:num>
  <w:num w:numId="3" w16cid:durableId="1764716304">
    <w:abstractNumId w:val="1"/>
  </w:num>
  <w:num w:numId="4" w16cid:durableId="1517501911">
    <w:abstractNumId w:val="22"/>
  </w:num>
  <w:num w:numId="5" w16cid:durableId="1385717038">
    <w:abstractNumId w:val="17"/>
  </w:num>
  <w:num w:numId="6" w16cid:durableId="1562670403">
    <w:abstractNumId w:val="10"/>
  </w:num>
  <w:num w:numId="7" w16cid:durableId="1993558754">
    <w:abstractNumId w:val="16"/>
  </w:num>
  <w:num w:numId="8" w16cid:durableId="2030137540">
    <w:abstractNumId w:val="21"/>
  </w:num>
  <w:num w:numId="9" w16cid:durableId="136340343">
    <w:abstractNumId w:val="19"/>
  </w:num>
  <w:num w:numId="10" w16cid:durableId="1671836306">
    <w:abstractNumId w:val="6"/>
  </w:num>
  <w:num w:numId="11" w16cid:durableId="1103382861">
    <w:abstractNumId w:val="14"/>
  </w:num>
  <w:num w:numId="12" w16cid:durableId="1921056857">
    <w:abstractNumId w:val="0"/>
  </w:num>
  <w:num w:numId="13" w16cid:durableId="987787894">
    <w:abstractNumId w:val="13"/>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4" w16cid:durableId="1021860495">
    <w:abstractNumId w:val="13"/>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5" w16cid:durableId="1223911780">
    <w:abstractNumId w:val="13"/>
  </w:num>
  <w:num w:numId="16" w16cid:durableId="341788397">
    <w:abstractNumId w:val="13"/>
  </w:num>
  <w:num w:numId="17" w16cid:durableId="236937998">
    <w:abstractNumId w:val="3"/>
  </w:num>
  <w:num w:numId="18" w16cid:durableId="1659259800">
    <w:abstractNumId w:val="15"/>
  </w:num>
  <w:num w:numId="19" w16cid:durableId="614946129">
    <w:abstractNumId w:val="20"/>
  </w:num>
  <w:num w:numId="20" w16cid:durableId="1527404197">
    <w:abstractNumId w:val="13"/>
  </w:num>
  <w:num w:numId="21" w16cid:durableId="599263367">
    <w:abstractNumId w:val="2"/>
  </w:num>
  <w:num w:numId="22" w16cid:durableId="737900370">
    <w:abstractNumId w:val="9"/>
  </w:num>
  <w:num w:numId="23" w16cid:durableId="2073498522">
    <w:abstractNumId w:val="12"/>
  </w:num>
  <w:num w:numId="24" w16cid:durableId="1613855178">
    <w:abstractNumId w:val="4"/>
  </w:num>
  <w:num w:numId="25" w16cid:durableId="1310355297">
    <w:abstractNumId w:val="8"/>
  </w:num>
  <w:num w:numId="26" w16cid:durableId="97725540">
    <w:abstractNumId w:val="18"/>
  </w:num>
  <w:num w:numId="27" w16cid:durableId="1561793240">
    <w:abstractNumId w:val="7"/>
  </w:num>
  <w:num w:numId="28" w16cid:durableId="208636873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th Vandeputte">
    <w15:presenceInfo w15:providerId="AD" w15:userId="S::Ruth.Vandeputte@vub.be::ab091a4e-f2ba-4e8a-8970-d2331b8af109"/>
  </w15:person>
  <w15:person w15:author="Jorrit Vander Mynsbrugge">
    <w15:presenceInfo w15:providerId="Windows Live" w15:userId="a2f42efd500d98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A78"/>
    <w:rsid w:val="00002FFE"/>
    <w:rsid w:val="00076056"/>
    <w:rsid w:val="00086522"/>
    <w:rsid w:val="000C0AC4"/>
    <w:rsid w:val="000E3222"/>
    <w:rsid w:val="000F1176"/>
    <w:rsid w:val="00116A50"/>
    <w:rsid w:val="00123CC7"/>
    <w:rsid w:val="001447B2"/>
    <w:rsid w:val="0016532D"/>
    <w:rsid w:val="00177070"/>
    <w:rsid w:val="001A51A5"/>
    <w:rsid w:val="001A55A1"/>
    <w:rsid w:val="001D5855"/>
    <w:rsid w:val="001D5F71"/>
    <w:rsid w:val="001E0793"/>
    <w:rsid w:val="0025542F"/>
    <w:rsid w:val="00261947"/>
    <w:rsid w:val="002736FE"/>
    <w:rsid w:val="00281051"/>
    <w:rsid w:val="002B4E05"/>
    <w:rsid w:val="00302C35"/>
    <w:rsid w:val="00331DB5"/>
    <w:rsid w:val="003820E3"/>
    <w:rsid w:val="00390DF0"/>
    <w:rsid w:val="003A78AF"/>
    <w:rsid w:val="00422691"/>
    <w:rsid w:val="004349AB"/>
    <w:rsid w:val="004508CF"/>
    <w:rsid w:val="004551F0"/>
    <w:rsid w:val="0046609A"/>
    <w:rsid w:val="004E5E88"/>
    <w:rsid w:val="00504C87"/>
    <w:rsid w:val="00567164"/>
    <w:rsid w:val="005C08CF"/>
    <w:rsid w:val="0060109B"/>
    <w:rsid w:val="00615687"/>
    <w:rsid w:val="0062175D"/>
    <w:rsid w:val="00627D18"/>
    <w:rsid w:val="006338ED"/>
    <w:rsid w:val="00666DAB"/>
    <w:rsid w:val="006735F8"/>
    <w:rsid w:val="00686D66"/>
    <w:rsid w:val="006B5759"/>
    <w:rsid w:val="006F7769"/>
    <w:rsid w:val="00702F1E"/>
    <w:rsid w:val="00705373"/>
    <w:rsid w:val="00730E7F"/>
    <w:rsid w:val="00734F11"/>
    <w:rsid w:val="0078112D"/>
    <w:rsid w:val="007830C2"/>
    <w:rsid w:val="0079182B"/>
    <w:rsid w:val="007B65B1"/>
    <w:rsid w:val="007C1754"/>
    <w:rsid w:val="00834235"/>
    <w:rsid w:val="00844864"/>
    <w:rsid w:val="008576E2"/>
    <w:rsid w:val="00871424"/>
    <w:rsid w:val="008A7A78"/>
    <w:rsid w:val="008B46C9"/>
    <w:rsid w:val="008C729E"/>
    <w:rsid w:val="00901260"/>
    <w:rsid w:val="00923174"/>
    <w:rsid w:val="00977962"/>
    <w:rsid w:val="0098076F"/>
    <w:rsid w:val="00984FE7"/>
    <w:rsid w:val="009C05EF"/>
    <w:rsid w:val="009C5CDB"/>
    <w:rsid w:val="009C6BBE"/>
    <w:rsid w:val="00A00FC7"/>
    <w:rsid w:val="00A04434"/>
    <w:rsid w:val="00A063CB"/>
    <w:rsid w:val="00A74DFE"/>
    <w:rsid w:val="00A83A8A"/>
    <w:rsid w:val="00A912D9"/>
    <w:rsid w:val="00AE1C40"/>
    <w:rsid w:val="00AF6FC5"/>
    <w:rsid w:val="00AF7DD2"/>
    <w:rsid w:val="00B37E24"/>
    <w:rsid w:val="00B55DC3"/>
    <w:rsid w:val="00B60489"/>
    <w:rsid w:val="00B80691"/>
    <w:rsid w:val="00B83F06"/>
    <w:rsid w:val="00C13F33"/>
    <w:rsid w:val="00C306EC"/>
    <w:rsid w:val="00C62106"/>
    <w:rsid w:val="00C648D3"/>
    <w:rsid w:val="00C6666D"/>
    <w:rsid w:val="00C96215"/>
    <w:rsid w:val="00CD1412"/>
    <w:rsid w:val="00D20882"/>
    <w:rsid w:val="00D468C2"/>
    <w:rsid w:val="00D573CB"/>
    <w:rsid w:val="00D63F95"/>
    <w:rsid w:val="00D8766A"/>
    <w:rsid w:val="00D91F53"/>
    <w:rsid w:val="00DB7393"/>
    <w:rsid w:val="00DC41FC"/>
    <w:rsid w:val="00DE7188"/>
    <w:rsid w:val="00E03CE6"/>
    <w:rsid w:val="00E2297B"/>
    <w:rsid w:val="00E25466"/>
    <w:rsid w:val="00E30D7D"/>
    <w:rsid w:val="00E5537F"/>
    <w:rsid w:val="00EA66BD"/>
    <w:rsid w:val="00F00E10"/>
    <w:rsid w:val="00F02ACF"/>
    <w:rsid w:val="00F366B0"/>
    <w:rsid w:val="00F44047"/>
    <w:rsid w:val="00F8641D"/>
    <w:rsid w:val="00FC61D7"/>
    <w:rsid w:val="00FD28B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41B5"/>
  <w15:chartTrackingRefBased/>
  <w15:docId w15:val="{BAAACD6F-18E1-4ADF-ABE4-1632752A6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6EC"/>
    <w:pPr>
      <w:jc w:val="both"/>
    </w:pPr>
  </w:style>
  <w:style w:type="paragraph" w:styleId="Heading1">
    <w:name w:val="heading 1"/>
    <w:basedOn w:val="Normal"/>
    <w:next w:val="Normal"/>
    <w:link w:val="Heading1Char"/>
    <w:uiPriority w:val="9"/>
    <w:qFormat/>
    <w:rsid w:val="008576E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76E2"/>
    <w:pPr>
      <w:keepNext/>
      <w:keepLines/>
      <w:numPr>
        <w:ilvl w:val="1"/>
        <w:numId w:val="1"/>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76E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76E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576E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76E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76E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76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8576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576E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57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6E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576E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576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576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576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576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576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306E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8576E2"/>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OCHeading">
    <w:name w:val="TOC Heading"/>
    <w:basedOn w:val="Heading1"/>
    <w:next w:val="Normal"/>
    <w:uiPriority w:val="39"/>
    <w:unhideWhenUsed/>
    <w:qFormat/>
    <w:rsid w:val="008576E2"/>
    <w:pPr>
      <w:numPr>
        <w:numId w:val="0"/>
      </w:numPr>
      <w:outlineLvl w:val="9"/>
    </w:pPr>
    <w:rPr>
      <w:lang w:val="en-US"/>
    </w:rPr>
  </w:style>
  <w:style w:type="paragraph" w:styleId="TOC1">
    <w:name w:val="toc 1"/>
    <w:basedOn w:val="Normal"/>
    <w:next w:val="Normal"/>
    <w:autoRedefine/>
    <w:uiPriority w:val="39"/>
    <w:unhideWhenUsed/>
    <w:rsid w:val="008576E2"/>
    <w:pPr>
      <w:spacing w:after="100"/>
    </w:pPr>
  </w:style>
  <w:style w:type="paragraph" w:styleId="TOC2">
    <w:name w:val="toc 2"/>
    <w:basedOn w:val="Normal"/>
    <w:next w:val="Normal"/>
    <w:autoRedefine/>
    <w:uiPriority w:val="39"/>
    <w:unhideWhenUsed/>
    <w:rsid w:val="008576E2"/>
    <w:pPr>
      <w:spacing w:after="100"/>
      <w:ind w:left="220"/>
    </w:pPr>
  </w:style>
  <w:style w:type="character" w:styleId="Hyperlink">
    <w:name w:val="Hyperlink"/>
    <w:basedOn w:val="DefaultParagraphFont"/>
    <w:uiPriority w:val="99"/>
    <w:unhideWhenUsed/>
    <w:rsid w:val="008576E2"/>
    <w:rPr>
      <w:color w:val="0563C1" w:themeColor="hyperlink"/>
      <w:u w:val="single"/>
    </w:rPr>
  </w:style>
  <w:style w:type="paragraph" w:styleId="FootnoteText">
    <w:name w:val="footnote text"/>
    <w:basedOn w:val="Normal"/>
    <w:link w:val="FootnoteTextChar"/>
    <w:uiPriority w:val="99"/>
    <w:semiHidden/>
    <w:unhideWhenUsed/>
    <w:rsid w:val="006156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5687"/>
    <w:rPr>
      <w:sz w:val="20"/>
      <w:szCs w:val="20"/>
    </w:rPr>
  </w:style>
  <w:style w:type="character" w:styleId="FootnoteReference">
    <w:name w:val="footnote reference"/>
    <w:basedOn w:val="DefaultParagraphFont"/>
    <w:uiPriority w:val="99"/>
    <w:semiHidden/>
    <w:unhideWhenUsed/>
    <w:rsid w:val="00615687"/>
    <w:rPr>
      <w:vertAlign w:val="superscript"/>
    </w:rPr>
  </w:style>
  <w:style w:type="paragraph" w:styleId="BalloonText">
    <w:name w:val="Balloon Text"/>
    <w:basedOn w:val="Normal"/>
    <w:link w:val="BalloonTextChar"/>
    <w:uiPriority w:val="99"/>
    <w:semiHidden/>
    <w:unhideWhenUsed/>
    <w:rsid w:val="00615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687"/>
    <w:rPr>
      <w:rFonts w:ascii="Segoe UI" w:hAnsi="Segoe UI" w:cs="Segoe UI"/>
      <w:sz w:val="18"/>
      <w:szCs w:val="18"/>
    </w:rPr>
  </w:style>
  <w:style w:type="paragraph" w:styleId="ListParagraph">
    <w:name w:val="List Paragraph"/>
    <w:basedOn w:val="Normal"/>
    <w:uiPriority w:val="34"/>
    <w:qFormat/>
    <w:rsid w:val="000F1176"/>
    <w:pPr>
      <w:ind w:left="720"/>
      <w:contextualSpacing/>
    </w:pPr>
  </w:style>
  <w:style w:type="table" w:styleId="TableGrid">
    <w:name w:val="Table Grid"/>
    <w:basedOn w:val="TableNormal"/>
    <w:uiPriority w:val="39"/>
    <w:rsid w:val="00AE1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5466"/>
    <w:rPr>
      <w:color w:val="954F72" w:themeColor="followedHyperlink"/>
      <w:u w:val="single"/>
    </w:rPr>
  </w:style>
  <w:style w:type="character" w:styleId="CommentReference">
    <w:name w:val="annotation reference"/>
    <w:basedOn w:val="DefaultParagraphFont"/>
    <w:uiPriority w:val="99"/>
    <w:semiHidden/>
    <w:unhideWhenUsed/>
    <w:rsid w:val="00F02ACF"/>
    <w:rPr>
      <w:sz w:val="16"/>
      <w:szCs w:val="16"/>
    </w:rPr>
  </w:style>
  <w:style w:type="paragraph" w:styleId="CommentText">
    <w:name w:val="annotation text"/>
    <w:basedOn w:val="Normal"/>
    <w:link w:val="CommentTextChar"/>
    <w:uiPriority w:val="99"/>
    <w:semiHidden/>
    <w:unhideWhenUsed/>
    <w:rsid w:val="00F02ACF"/>
    <w:pPr>
      <w:spacing w:line="240" w:lineRule="auto"/>
    </w:pPr>
    <w:rPr>
      <w:sz w:val="20"/>
      <w:szCs w:val="20"/>
    </w:rPr>
  </w:style>
  <w:style w:type="character" w:customStyle="1" w:styleId="CommentTextChar">
    <w:name w:val="Comment Text Char"/>
    <w:basedOn w:val="DefaultParagraphFont"/>
    <w:link w:val="CommentText"/>
    <w:uiPriority w:val="99"/>
    <w:semiHidden/>
    <w:rsid w:val="00F02ACF"/>
    <w:rPr>
      <w:sz w:val="20"/>
      <w:szCs w:val="20"/>
    </w:rPr>
  </w:style>
  <w:style w:type="paragraph" w:styleId="CommentSubject">
    <w:name w:val="annotation subject"/>
    <w:basedOn w:val="CommentText"/>
    <w:next w:val="CommentText"/>
    <w:link w:val="CommentSubjectChar"/>
    <w:uiPriority w:val="99"/>
    <w:semiHidden/>
    <w:unhideWhenUsed/>
    <w:rsid w:val="00F02ACF"/>
    <w:rPr>
      <w:b/>
      <w:bCs/>
    </w:rPr>
  </w:style>
  <w:style w:type="character" w:customStyle="1" w:styleId="CommentSubjectChar">
    <w:name w:val="Comment Subject Char"/>
    <w:basedOn w:val="CommentTextChar"/>
    <w:link w:val="CommentSubject"/>
    <w:uiPriority w:val="99"/>
    <w:semiHidden/>
    <w:rsid w:val="00F02ACF"/>
    <w:rPr>
      <w:b/>
      <w:bCs/>
      <w:sz w:val="20"/>
      <w:szCs w:val="20"/>
    </w:rPr>
  </w:style>
  <w:style w:type="paragraph" w:customStyle="1" w:styleId="code-line">
    <w:name w:val="code-line"/>
    <w:basedOn w:val="Normal"/>
    <w:rsid w:val="009C6BBE"/>
    <w:pPr>
      <w:spacing w:before="100" w:beforeAutospacing="1" w:after="100" w:afterAutospacing="1" w:line="240" w:lineRule="auto"/>
      <w:jc w:val="left"/>
    </w:pPr>
    <w:rPr>
      <w:rFonts w:ascii="Times New Roman" w:eastAsia="Times New Roman" w:hAnsi="Times New Roman" w:cs="Times New Roman"/>
      <w:sz w:val="24"/>
      <w:szCs w:val="24"/>
      <w:lang w:eastAsia="nl-BE"/>
    </w:rPr>
  </w:style>
  <w:style w:type="character" w:styleId="HTMLCode">
    <w:name w:val="HTML Code"/>
    <w:basedOn w:val="DefaultParagraphFont"/>
    <w:uiPriority w:val="99"/>
    <w:semiHidden/>
    <w:unhideWhenUsed/>
    <w:rsid w:val="009C6BBE"/>
    <w:rPr>
      <w:rFonts w:ascii="Courier New" w:eastAsia="Times New Roman" w:hAnsi="Courier New" w:cs="Courier New"/>
      <w:sz w:val="20"/>
      <w:szCs w:val="20"/>
    </w:rPr>
  </w:style>
  <w:style w:type="character" w:customStyle="1" w:styleId="hljs-builtin">
    <w:name w:val="hljs-built_in"/>
    <w:basedOn w:val="DefaultParagraphFont"/>
    <w:rsid w:val="00871424"/>
  </w:style>
  <w:style w:type="paragraph" w:styleId="Caption">
    <w:name w:val="caption"/>
    <w:basedOn w:val="Normal"/>
    <w:next w:val="Normal"/>
    <w:uiPriority w:val="35"/>
    <w:unhideWhenUsed/>
    <w:qFormat/>
    <w:rsid w:val="00E5537F"/>
    <w:pPr>
      <w:spacing w:after="200" w:line="240" w:lineRule="auto"/>
    </w:pPr>
    <w:rPr>
      <w:i/>
      <w:iCs/>
      <w:color w:val="44546A" w:themeColor="text2"/>
      <w:sz w:val="18"/>
      <w:szCs w:val="18"/>
    </w:rPr>
  </w:style>
  <w:style w:type="paragraph" w:styleId="Revision">
    <w:name w:val="Revision"/>
    <w:hidden/>
    <w:uiPriority w:val="99"/>
    <w:semiHidden/>
    <w:rsid w:val="00B60489"/>
    <w:pPr>
      <w:spacing w:after="0" w:line="240" w:lineRule="auto"/>
    </w:pPr>
  </w:style>
  <w:style w:type="character" w:styleId="UnresolvedMention">
    <w:name w:val="Unresolved Mention"/>
    <w:basedOn w:val="DefaultParagraphFont"/>
    <w:uiPriority w:val="99"/>
    <w:semiHidden/>
    <w:unhideWhenUsed/>
    <w:rsid w:val="00F864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37786">
      <w:bodyDiv w:val="1"/>
      <w:marLeft w:val="0"/>
      <w:marRight w:val="0"/>
      <w:marTop w:val="0"/>
      <w:marBottom w:val="0"/>
      <w:divBdr>
        <w:top w:val="none" w:sz="0" w:space="0" w:color="auto"/>
        <w:left w:val="none" w:sz="0" w:space="0" w:color="auto"/>
        <w:bottom w:val="none" w:sz="0" w:space="0" w:color="auto"/>
        <w:right w:val="none" w:sz="0" w:space="0" w:color="auto"/>
      </w:divBdr>
    </w:div>
    <w:div w:id="206571014">
      <w:bodyDiv w:val="1"/>
      <w:marLeft w:val="0"/>
      <w:marRight w:val="0"/>
      <w:marTop w:val="0"/>
      <w:marBottom w:val="0"/>
      <w:divBdr>
        <w:top w:val="none" w:sz="0" w:space="0" w:color="auto"/>
        <w:left w:val="none" w:sz="0" w:space="0" w:color="auto"/>
        <w:bottom w:val="none" w:sz="0" w:space="0" w:color="auto"/>
        <w:right w:val="none" w:sz="0" w:space="0" w:color="auto"/>
      </w:divBdr>
      <w:divsChild>
        <w:div w:id="762336760">
          <w:marLeft w:val="720"/>
          <w:marRight w:val="0"/>
          <w:marTop w:val="200"/>
          <w:marBottom w:val="0"/>
          <w:divBdr>
            <w:top w:val="none" w:sz="0" w:space="0" w:color="auto"/>
            <w:left w:val="none" w:sz="0" w:space="0" w:color="auto"/>
            <w:bottom w:val="none" w:sz="0" w:space="0" w:color="auto"/>
            <w:right w:val="none" w:sz="0" w:space="0" w:color="auto"/>
          </w:divBdr>
        </w:div>
        <w:div w:id="2102410033">
          <w:marLeft w:val="720"/>
          <w:marRight w:val="0"/>
          <w:marTop w:val="200"/>
          <w:marBottom w:val="0"/>
          <w:divBdr>
            <w:top w:val="none" w:sz="0" w:space="0" w:color="auto"/>
            <w:left w:val="none" w:sz="0" w:space="0" w:color="auto"/>
            <w:bottom w:val="none" w:sz="0" w:space="0" w:color="auto"/>
            <w:right w:val="none" w:sz="0" w:space="0" w:color="auto"/>
          </w:divBdr>
        </w:div>
        <w:div w:id="1457144923">
          <w:marLeft w:val="720"/>
          <w:marRight w:val="0"/>
          <w:marTop w:val="200"/>
          <w:marBottom w:val="0"/>
          <w:divBdr>
            <w:top w:val="none" w:sz="0" w:space="0" w:color="auto"/>
            <w:left w:val="none" w:sz="0" w:space="0" w:color="auto"/>
            <w:bottom w:val="none" w:sz="0" w:space="0" w:color="auto"/>
            <w:right w:val="none" w:sz="0" w:space="0" w:color="auto"/>
          </w:divBdr>
        </w:div>
        <w:div w:id="594559274">
          <w:marLeft w:val="720"/>
          <w:marRight w:val="0"/>
          <w:marTop w:val="200"/>
          <w:marBottom w:val="0"/>
          <w:divBdr>
            <w:top w:val="none" w:sz="0" w:space="0" w:color="auto"/>
            <w:left w:val="none" w:sz="0" w:space="0" w:color="auto"/>
            <w:bottom w:val="none" w:sz="0" w:space="0" w:color="auto"/>
            <w:right w:val="none" w:sz="0" w:space="0" w:color="auto"/>
          </w:divBdr>
        </w:div>
      </w:divsChild>
    </w:div>
    <w:div w:id="248972185">
      <w:bodyDiv w:val="1"/>
      <w:marLeft w:val="0"/>
      <w:marRight w:val="0"/>
      <w:marTop w:val="0"/>
      <w:marBottom w:val="0"/>
      <w:divBdr>
        <w:top w:val="none" w:sz="0" w:space="0" w:color="auto"/>
        <w:left w:val="none" w:sz="0" w:space="0" w:color="auto"/>
        <w:bottom w:val="none" w:sz="0" w:space="0" w:color="auto"/>
        <w:right w:val="none" w:sz="0" w:space="0" w:color="auto"/>
      </w:divBdr>
      <w:divsChild>
        <w:div w:id="988249636">
          <w:marLeft w:val="720"/>
          <w:marRight w:val="0"/>
          <w:marTop w:val="200"/>
          <w:marBottom w:val="0"/>
          <w:divBdr>
            <w:top w:val="none" w:sz="0" w:space="0" w:color="auto"/>
            <w:left w:val="none" w:sz="0" w:space="0" w:color="auto"/>
            <w:bottom w:val="none" w:sz="0" w:space="0" w:color="auto"/>
            <w:right w:val="none" w:sz="0" w:space="0" w:color="auto"/>
          </w:divBdr>
        </w:div>
        <w:div w:id="1339235213">
          <w:marLeft w:val="720"/>
          <w:marRight w:val="0"/>
          <w:marTop w:val="200"/>
          <w:marBottom w:val="0"/>
          <w:divBdr>
            <w:top w:val="none" w:sz="0" w:space="0" w:color="auto"/>
            <w:left w:val="none" w:sz="0" w:space="0" w:color="auto"/>
            <w:bottom w:val="none" w:sz="0" w:space="0" w:color="auto"/>
            <w:right w:val="none" w:sz="0" w:space="0" w:color="auto"/>
          </w:divBdr>
        </w:div>
        <w:div w:id="1291520377">
          <w:marLeft w:val="720"/>
          <w:marRight w:val="0"/>
          <w:marTop w:val="200"/>
          <w:marBottom w:val="0"/>
          <w:divBdr>
            <w:top w:val="none" w:sz="0" w:space="0" w:color="auto"/>
            <w:left w:val="none" w:sz="0" w:space="0" w:color="auto"/>
            <w:bottom w:val="none" w:sz="0" w:space="0" w:color="auto"/>
            <w:right w:val="none" w:sz="0" w:space="0" w:color="auto"/>
          </w:divBdr>
        </w:div>
        <w:div w:id="542180219">
          <w:marLeft w:val="720"/>
          <w:marRight w:val="0"/>
          <w:marTop w:val="200"/>
          <w:marBottom w:val="0"/>
          <w:divBdr>
            <w:top w:val="none" w:sz="0" w:space="0" w:color="auto"/>
            <w:left w:val="none" w:sz="0" w:space="0" w:color="auto"/>
            <w:bottom w:val="none" w:sz="0" w:space="0" w:color="auto"/>
            <w:right w:val="none" w:sz="0" w:space="0" w:color="auto"/>
          </w:divBdr>
        </w:div>
      </w:divsChild>
    </w:div>
    <w:div w:id="346372480">
      <w:bodyDiv w:val="1"/>
      <w:marLeft w:val="0"/>
      <w:marRight w:val="0"/>
      <w:marTop w:val="0"/>
      <w:marBottom w:val="0"/>
      <w:divBdr>
        <w:top w:val="none" w:sz="0" w:space="0" w:color="auto"/>
        <w:left w:val="none" w:sz="0" w:space="0" w:color="auto"/>
        <w:bottom w:val="none" w:sz="0" w:space="0" w:color="auto"/>
        <w:right w:val="none" w:sz="0" w:space="0" w:color="auto"/>
      </w:divBdr>
      <w:divsChild>
        <w:div w:id="529342834">
          <w:marLeft w:val="0"/>
          <w:marRight w:val="0"/>
          <w:marTop w:val="0"/>
          <w:marBottom w:val="0"/>
          <w:divBdr>
            <w:top w:val="none" w:sz="0" w:space="0" w:color="auto"/>
            <w:left w:val="none" w:sz="0" w:space="0" w:color="auto"/>
            <w:bottom w:val="none" w:sz="0" w:space="0" w:color="auto"/>
            <w:right w:val="none" w:sz="0" w:space="0" w:color="auto"/>
          </w:divBdr>
        </w:div>
      </w:divsChild>
    </w:div>
    <w:div w:id="363289105">
      <w:bodyDiv w:val="1"/>
      <w:marLeft w:val="0"/>
      <w:marRight w:val="0"/>
      <w:marTop w:val="0"/>
      <w:marBottom w:val="0"/>
      <w:divBdr>
        <w:top w:val="none" w:sz="0" w:space="0" w:color="auto"/>
        <w:left w:val="none" w:sz="0" w:space="0" w:color="auto"/>
        <w:bottom w:val="none" w:sz="0" w:space="0" w:color="auto"/>
        <w:right w:val="none" w:sz="0" w:space="0" w:color="auto"/>
      </w:divBdr>
    </w:div>
    <w:div w:id="516313934">
      <w:bodyDiv w:val="1"/>
      <w:marLeft w:val="0"/>
      <w:marRight w:val="0"/>
      <w:marTop w:val="0"/>
      <w:marBottom w:val="0"/>
      <w:divBdr>
        <w:top w:val="none" w:sz="0" w:space="0" w:color="auto"/>
        <w:left w:val="none" w:sz="0" w:space="0" w:color="auto"/>
        <w:bottom w:val="none" w:sz="0" w:space="0" w:color="auto"/>
        <w:right w:val="none" w:sz="0" w:space="0" w:color="auto"/>
      </w:divBdr>
    </w:div>
    <w:div w:id="763570884">
      <w:bodyDiv w:val="1"/>
      <w:marLeft w:val="0"/>
      <w:marRight w:val="0"/>
      <w:marTop w:val="0"/>
      <w:marBottom w:val="0"/>
      <w:divBdr>
        <w:top w:val="none" w:sz="0" w:space="0" w:color="auto"/>
        <w:left w:val="none" w:sz="0" w:space="0" w:color="auto"/>
        <w:bottom w:val="none" w:sz="0" w:space="0" w:color="auto"/>
        <w:right w:val="none" w:sz="0" w:space="0" w:color="auto"/>
      </w:divBdr>
    </w:div>
    <w:div w:id="876048459">
      <w:bodyDiv w:val="1"/>
      <w:marLeft w:val="0"/>
      <w:marRight w:val="0"/>
      <w:marTop w:val="0"/>
      <w:marBottom w:val="0"/>
      <w:divBdr>
        <w:top w:val="none" w:sz="0" w:space="0" w:color="auto"/>
        <w:left w:val="none" w:sz="0" w:space="0" w:color="auto"/>
        <w:bottom w:val="none" w:sz="0" w:space="0" w:color="auto"/>
        <w:right w:val="none" w:sz="0" w:space="0" w:color="auto"/>
      </w:divBdr>
      <w:divsChild>
        <w:div w:id="632635298">
          <w:marLeft w:val="0"/>
          <w:marRight w:val="0"/>
          <w:marTop w:val="0"/>
          <w:marBottom w:val="0"/>
          <w:divBdr>
            <w:top w:val="none" w:sz="0" w:space="0" w:color="auto"/>
            <w:left w:val="none" w:sz="0" w:space="0" w:color="auto"/>
            <w:bottom w:val="none" w:sz="0" w:space="0" w:color="auto"/>
            <w:right w:val="none" w:sz="0" w:space="0" w:color="auto"/>
          </w:divBdr>
        </w:div>
      </w:divsChild>
    </w:div>
    <w:div w:id="1070083984">
      <w:bodyDiv w:val="1"/>
      <w:marLeft w:val="0"/>
      <w:marRight w:val="0"/>
      <w:marTop w:val="0"/>
      <w:marBottom w:val="0"/>
      <w:divBdr>
        <w:top w:val="none" w:sz="0" w:space="0" w:color="auto"/>
        <w:left w:val="none" w:sz="0" w:space="0" w:color="auto"/>
        <w:bottom w:val="none" w:sz="0" w:space="0" w:color="auto"/>
        <w:right w:val="none" w:sz="0" w:space="0" w:color="auto"/>
      </w:divBdr>
      <w:divsChild>
        <w:div w:id="1661616735">
          <w:marLeft w:val="0"/>
          <w:marRight w:val="0"/>
          <w:marTop w:val="0"/>
          <w:marBottom w:val="0"/>
          <w:divBdr>
            <w:top w:val="none" w:sz="0" w:space="0" w:color="auto"/>
            <w:left w:val="none" w:sz="0" w:space="0" w:color="auto"/>
            <w:bottom w:val="none" w:sz="0" w:space="0" w:color="auto"/>
            <w:right w:val="none" w:sz="0" w:space="0" w:color="auto"/>
          </w:divBdr>
        </w:div>
      </w:divsChild>
    </w:div>
    <w:div w:id="1152676768">
      <w:bodyDiv w:val="1"/>
      <w:marLeft w:val="0"/>
      <w:marRight w:val="0"/>
      <w:marTop w:val="0"/>
      <w:marBottom w:val="0"/>
      <w:divBdr>
        <w:top w:val="none" w:sz="0" w:space="0" w:color="auto"/>
        <w:left w:val="none" w:sz="0" w:space="0" w:color="auto"/>
        <w:bottom w:val="none" w:sz="0" w:space="0" w:color="auto"/>
        <w:right w:val="none" w:sz="0" w:space="0" w:color="auto"/>
      </w:divBdr>
    </w:div>
    <w:div w:id="1310406382">
      <w:bodyDiv w:val="1"/>
      <w:marLeft w:val="0"/>
      <w:marRight w:val="0"/>
      <w:marTop w:val="0"/>
      <w:marBottom w:val="0"/>
      <w:divBdr>
        <w:top w:val="none" w:sz="0" w:space="0" w:color="auto"/>
        <w:left w:val="none" w:sz="0" w:space="0" w:color="auto"/>
        <w:bottom w:val="none" w:sz="0" w:space="0" w:color="auto"/>
        <w:right w:val="none" w:sz="0" w:space="0" w:color="auto"/>
      </w:divBdr>
    </w:div>
    <w:div w:id="1397774817">
      <w:bodyDiv w:val="1"/>
      <w:marLeft w:val="0"/>
      <w:marRight w:val="0"/>
      <w:marTop w:val="0"/>
      <w:marBottom w:val="0"/>
      <w:divBdr>
        <w:top w:val="none" w:sz="0" w:space="0" w:color="auto"/>
        <w:left w:val="none" w:sz="0" w:space="0" w:color="auto"/>
        <w:bottom w:val="none" w:sz="0" w:space="0" w:color="auto"/>
        <w:right w:val="none" w:sz="0" w:space="0" w:color="auto"/>
      </w:divBdr>
      <w:divsChild>
        <w:div w:id="1493832747">
          <w:marLeft w:val="0"/>
          <w:marRight w:val="0"/>
          <w:marTop w:val="0"/>
          <w:marBottom w:val="0"/>
          <w:divBdr>
            <w:top w:val="none" w:sz="0" w:space="0" w:color="auto"/>
            <w:left w:val="none" w:sz="0" w:space="0" w:color="auto"/>
            <w:bottom w:val="none" w:sz="0" w:space="0" w:color="auto"/>
            <w:right w:val="none" w:sz="0" w:space="0" w:color="auto"/>
          </w:divBdr>
        </w:div>
      </w:divsChild>
    </w:div>
    <w:div w:id="1527479459">
      <w:bodyDiv w:val="1"/>
      <w:marLeft w:val="0"/>
      <w:marRight w:val="0"/>
      <w:marTop w:val="0"/>
      <w:marBottom w:val="0"/>
      <w:divBdr>
        <w:top w:val="none" w:sz="0" w:space="0" w:color="auto"/>
        <w:left w:val="none" w:sz="0" w:space="0" w:color="auto"/>
        <w:bottom w:val="none" w:sz="0" w:space="0" w:color="auto"/>
        <w:right w:val="none" w:sz="0" w:space="0" w:color="auto"/>
      </w:divBdr>
    </w:div>
    <w:div w:id="210036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29" Type="http://schemas.openxmlformats.org/officeDocument/2006/relationships/hyperlink" Target="mailto:jorrit.jules.vander.mynsbrugge@vub.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hyperlink" Target="mailto:mishkat.haider.chowdhury@vub.b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microsoft.com/office/2018/08/relationships/commentsExtensible" Target="commentsExtensible.xml"/><Relationship Id="rId27" Type="http://schemas.openxmlformats.org/officeDocument/2006/relationships/image" Target="media/image15.png"/><Relationship Id="rId30" Type="http://schemas.openxmlformats.org/officeDocument/2006/relationships/hyperlink" Target="mailto:ruth.vandeputte@vub.be" TargetMode="External"/><Relationship Id="rId35" Type="http://schemas.microsoft.com/office/2011/relationships/people" Target="people.xml"/><Relationship Id="rId8" Type="http://schemas.openxmlformats.org/officeDocument/2006/relationships/hyperlink" Target="https://globalenergymonitor.org/creative-commons-public-licen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902A6B-63B3-4DFC-ADA4-EF773044352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39FDA-3139-4D3D-B31D-D4F8CA0A4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16</Pages>
  <Words>3561</Words>
  <Characters>20302</Characters>
  <Application>Microsoft Office Word</Application>
  <DocSecurity>0</DocSecurity>
  <Lines>169</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Jorrit Vander Mynsbrugge</dc:creator>
  <cp:keywords/>
  <dc:description/>
  <cp:lastModifiedBy>Mishkat Chowdhury</cp:lastModifiedBy>
  <cp:revision>55</cp:revision>
  <dcterms:created xsi:type="dcterms:W3CDTF">2024-03-18T20:49:00Z</dcterms:created>
  <dcterms:modified xsi:type="dcterms:W3CDTF">2024-05-24T16:55:00Z</dcterms:modified>
</cp:coreProperties>
</file>