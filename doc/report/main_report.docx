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A67D1" w14:textId="77777777" w:rsidR="008576E2" w:rsidRDefault="008576E2" w:rsidP="008576E2">
      <w:pPr>
        <w:pStyle w:val="Title"/>
      </w:pPr>
      <w:r>
        <w:t xml:space="preserve">Infovis group 2: </w:t>
      </w:r>
      <w:r w:rsidRPr="008576E2">
        <w:t>Global Wind Power Tracker</w:t>
      </w:r>
    </w:p>
    <w:p w14:paraId="4D0D9617" w14:textId="77777777" w:rsidR="00116A50" w:rsidRPr="00901260" w:rsidRDefault="00116A50" w:rsidP="00DE7188"/>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3561E3D8" w14:textId="755F4340" w:rsidR="00686D66" w:rsidRDefault="00116A50">
          <w:pPr>
            <w:pStyle w:val="TOC1"/>
            <w:tabs>
              <w:tab w:val="left" w:pos="440"/>
              <w:tab w:val="right" w:leader="dot" w:pos="9016"/>
            </w:tabs>
            <w:rPr>
              <w:rFonts w:eastAsiaTheme="minorEastAsia"/>
              <w:noProof/>
              <w:lang w:eastAsia="nl-BE"/>
            </w:rPr>
          </w:pPr>
          <w:r>
            <w:fldChar w:fldCharType="begin"/>
          </w:r>
          <w:r>
            <w:instrText xml:space="preserve"> TOC \o "1-1" \h \z \u </w:instrText>
          </w:r>
          <w:r>
            <w:fldChar w:fldCharType="separate"/>
          </w:r>
          <w:hyperlink w:anchor="_Toc167278827" w:history="1">
            <w:r w:rsidR="00686D66" w:rsidRPr="00AA3ECD">
              <w:rPr>
                <w:rStyle w:val="Hyperlink"/>
                <w:noProof/>
              </w:rPr>
              <w:t>1</w:t>
            </w:r>
            <w:r w:rsidR="00686D66">
              <w:rPr>
                <w:rFonts w:eastAsiaTheme="minorEastAsia"/>
                <w:noProof/>
                <w:lang w:eastAsia="nl-BE"/>
              </w:rPr>
              <w:tab/>
            </w:r>
            <w:r w:rsidR="00686D66" w:rsidRPr="00AA3ECD">
              <w:rPr>
                <w:rStyle w:val="Hyperlink"/>
                <w:noProof/>
              </w:rPr>
              <w:t>Introduction</w:t>
            </w:r>
            <w:r w:rsidR="00686D66">
              <w:rPr>
                <w:noProof/>
                <w:webHidden/>
              </w:rPr>
              <w:tab/>
            </w:r>
            <w:r w:rsidR="00686D66">
              <w:rPr>
                <w:noProof/>
                <w:webHidden/>
              </w:rPr>
              <w:fldChar w:fldCharType="begin"/>
            </w:r>
            <w:r w:rsidR="00686D66">
              <w:rPr>
                <w:noProof/>
                <w:webHidden/>
              </w:rPr>
              <w:instrText xml:space="preserve"> PAGEREF _Toc167278827 \h </w:instrText>
            </w:r>
            <w:r w:rsidR="00686D66">
              <w:rPr>
                <w:noProof/>
                <w:webHidden/>
              </w:rPr>
            </w:r>
            <w:r w:rsidR="00686D66">
              <w:rPr>
                <w:noProof/>
                <w:webHidden/>
              </w:rPr>
              <w:fldChar w:fldCharType="separate"/>
            </w:r>
            <w:r w:rsidR="00686D66">
              <w:rPr>
                <w:noProof/>
                <w:webHidden/>
              </w:rPr>
              <w:t>1</w:t>
            </w:r>
            <w:r w:rsidR="00686D66">
              <w:rPr>
                <w:noProof/>
                <w:webHidden/>
              </w:rPr>
              <w:fldChar w:fldCharType="end"/>
            </w:r>
          </w:hyperlink>
        </w:p>
        <w:p w14:paraId="076EA8F1" w14:textId="1530F98D" w:rsidR="00686D66" w:rsidRDefault="003A78AF">
          <w:pPr>
            <w:pStyle w:val="TOC1"/>
            <w:tabs>
              <w:tab w:val="left" w:pos="440"/>
              <w:tab w:val="right" w:leader="dot" w:pos="9016"/>
            </w:tabs>
            <w:rPr>
              <w:rFonts w:eastAsiaTheme="minorEastAsia"/>
              <w:noProof/>
              <w:lang w:eastAsia="nl-BE"/>
            </w:rPr>
          </w:pPr>
          <w:hyperlink w:anchor="_Toc167278828" w:history="1">
            <w:r w:rsidR="00686D66" w:rsidRPr="00AA3ECD">
              <w:rPr>
                <w:rStyle w:val="Hyperlink"/>
                <w:noProof/>
              </w:rPr>
              <w:t>2</w:t>
            </w:r>
            <w:r w:rsidR="00686D66">
              <w:rPr>
                <w:rFonts w:eastAsiaTheme="minorEastAsia"/>
                <w:noProof/>
                <w:lang w:eastAsia="nl-BE"/>
              </w:rPr>
              <w:tab/>
            </w:r>
            <w:r w:rsidR="00686D66" w:rsidRPr="00AA3ECD">
              <w:rPr>
                <w:rStyle w:val="Hyperlink"/>
                <w:noProof/>
              </w:rPr>
              <w:t>Data preprocessing</w:t>
            </w:r>
            <w:r w:rsidR="00686D66">
              <w:rPr>
                <w:noProof/>
                <w:webHidden/>
              </w:rPr>
              <w:tab/>
            </w:r>
            <w:r w:rsidR="00686D66">
              <w:rPr>
                <w:noProof/>
                <w:webHidden/>
              </w:rPr>
              <w:fldChar w:fldCharType="begin"/>
            </w:r>
            <w:r w:rsidR="00686D66">
              <w:rPr>
                <w:noProof/>
                <w:webHidden/>
              </w:rPr>
              <w:instrText xml:space="preserve"> PAGEREF _Toc167278828 \h </w:instrText>
            </w:r>
            <w:r w:rsidR="00686D66">
              <w:rPr>
                <w:noProof/>
                <w:webHidden/>
              </w:rPr>
            </w:r>
            <w:r w:rsidR="00686D66">
              <w:rPr>
                <w:noProof/>
                <w:webHidden/>
              </w:rPr>
              <w:fldChar w:fldCharType="separate"/>
            </w:r>
            <w:r w:rsidR="00686D66">
              <w:rPr>
                <w:noProof/>
                <w:webHidden/>
              </w:rPr>
              <w:t>2</w:t>
            </w:r>
            <w:r w:rsidR="00686D66">
              <w:rPr>
                <w:noProof/>
                <w:webHidden/>
              </w:rPr>
              <w:fldChar w:fldCharType="end"/>
            </w:r>
          </w:hyperlink>
        </w:p>
        <w:p w14:paraId="3B53E65D" w14:textId="1A7E9307" w:rsidR="00686D66" w:rsidRDefault="003A78AF">
          <w:pPr>
            <w:pStyle w:val="TOC1"/>
            <w:tabs>
              <w:tab w:val="left" w:pos="440"/>
              <w:tab w:val="right" w:leader="dot" w:pos="9016"/>
            </w:tabs>
            <w:rPr>
              <w:rFonts w:eastAsiaTheme="minorEastAsia"/>
              <w:noProof/>
              <w:lang w:eastAsia="nl-BE"/>
            </w:rPr>
          </w:pPr>
          <w:hyperlink w:anchor="_Toc167278829" w:history="1">
            <w:r w:rsidR="00686D66" w:rsidRPr="00AA3ECD">
              <w:rPr>
                <w:rStyle w:val="Hyperlink"/>
                <w:noProof/>
              </w:rPr>
              <w:t>3</w:t>
            </w:r>
            <w:r w:rsidR="00686D66">
              <w:rPr>
                <w:rFonts w:eastAsiaTheme="minorEastAsia"/>
                <w:noProof/>
                <w:lang w:eastAsia="nl-BE"/>
              </w:rPr>
              <w:tab/>
            </w:r>
            <w:r w:rsidR="00686D66" w:rsidRPr="00AA3ECD">
              <w:rPr>
                <w:rStyle w:val="Hyperlink"/>
                <w:noProof/>
              </w:rPr>
              <w:t xml:space="preserve">Validation </w:t>
            </w:r>
            <w:r w:rsidR="00686D66" w:rsidRPr="00AA3ECD">
              <w:rPr>
                <w:rStyle w:val="Hyperlink"/>
                <w:noProof/>
                <w:highlight w:val="yellow"/>
              </w:rPr>
              <w:t>(RUTH)</w:t>
            </w:r>
            <w:r w:rsidR="00686D66">
              <w:rPr>
                <w:noProof/>
                <w:webHidden/>
              </w:rPr>
              <w:tab/>
            </w:r>
            <w:r w:rsidR="00686D66">
              <w:rPr>
                <w:noProof/>
                <w:webHidden/>
              </w:rPr>
              <w:fldChar w:fldCharType="begin"/>
            </w:r>
            <w:r w:rsidR="00686D66">
              <w:rPr>
                <w:noProof/>
                <w:webHidden/>
              </w:rPr>
              <w:instrText xml:space="preserve"> PAGEREF _Toc167278829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1CB95C33" w14:textId="12D609DE" w:rsidR="00686D66" w:rsidRDefault="003A78AF">
          <w:pPr>
            <w:pStyle w:val="TOC1"/>
            <w:tabs>
              <w:tab w:val="left" w:pos="440"/>
              <w:tab w:val="right" w:leader="dot" w:pos="9016"/>
            </w:tabs>
            <w:rPr>
              <w:rFonts w:eastAsiaTheme="minorEastAsia"/>
              <w:noProof/>
              <w:lang w:eastAsia="nl-BE"/>
            </w:rPr>
          </w:pPr>
          <w:hyperlink w:anchor="_Toc167278830" w:history="1">
            <w:r w:rsidR="00686D66" w:rsidRPr="00AA3ECD">
              <w:rPr>
                <w:rStyle w:val="Hyperlink"/>
                <w:noProof/>
              </w:rPr>
              <w:t>4</w:t>
            </w:r>
            <w:r w:rsidR="00686D66">
              <w:rPr>
                <w:rFonts w:eastAsiaTheme="minorEastAsia"/>
                <w:noProof/>
                <w:lang w:eastAsia="nl-BE"/>
              </w:rPr>
              <w:tab/>
            </w:r>
            <w:r w:rsidR="00686D66" w:rsidRPr="00AA3ECD">
              <w:rPr>
                <w:rStyle w:val="Hyperlink"/>
                <w:noProof/>
              </w:rPr>
              <w:t>Product</w:t>
            </w:r>
            <w:r w:rsidR="00686D66">
              <w:rPr>
                <w:noProof/>
                <w:webHidden/>
              </w:rPr>
              <w:tab/>
            </w:r>
            <w:r w:rsidR="00686D66">
              <w:rPr>
                <w:noProof/>
                <w:webHidden/>
              </w:rPr>
              <w:fldChar w:fldCharType="begin"/>
            </w:r>
            <w:r w:rsidR="00686D66">
              <w:rPr>
                <w:noProof/>
                <w:webHidden/>
              </w:rPr>
              <w:instrText xml:space="preserve"> PAGEREF _Toc167278830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0E12BEE9" w14:textId="07B2E5F5" w:rsidR="00686D66" w:rsidRDefault="003A78AF">
          <w:pPr>
            <w:pStyle w:val="TOC1"/>
            <w:tabs>
              <w:tab w:val="left" w:pos="440"/>
              <w:tab w:val="right" w:leader="dot" w:pos="9016"/>
            </w:tabs>
            <w:rPr>
              <w:rFonts w:eastAsiaTheme="minorEastAsia"/>
              <w:noProof/>
              <w:lang w:eastAsia="nl-BE"/>
            </w:rPr>
          </w:pPr>
          <w:hyperlink w:anchor="_Toc167278831" w:history="1">
            <w:r w:rsidR="00686D66" w:rsidRPr="00AA3ECD">
              <w:rPr>
                <w:rStyle w:val="Hyperlink"/>
                <w:noProof/>
              </w:rPr>
              <w:t>5</w:t>
            </w:r>
            <w:r w:rsidR="00686D66">
              <w:rPr>
                <w:rFonts w:eastAsiaTheme="minorEastAsia"/>
                <w:noProof/>
                <w:lang w:eastAsia="nl-BE"/>
              </w:rPr>
              <w:tab/>
            </w:r>
            <w:r w:rsidR="00686D66" w:rsidRPr="00AA3ECD">
              <w:rPr>
                <w:rStyle w:val="Hyperlink"/>
                <w:noProof/>
              </w:rPr>
              <w:t xml:space="preserve">Evaluation </w:t>
            </w:r>
            <w:r w:rsidR="00686D66" w:rsidRPr="00AA3ECD">
              <w:rPr>
                <w:rStyle w:val="Hyperlink"/>
                <w:noProof/>
                <w:highlight w:val="yellow"/>
              </w:rPr>
              <w:t>(MISHKAT)</w:t>
            </w:r>
            <w:r w:rsidR="00686D66">
              <w:rPr>
                <w:noProof/>
                <w:webHidden/>
              </w:rPr>
              <w:tab/>
            </w:r>
            <w:r w:rsidR="00686D66">
              <w:rPr>
                <w:noProof/>
                <w:webHidden/>
              </w:rPr>
              <w:fldChar w:fldCharType="begin"/>
            </w:r>
            <w:r w:rsidR="00686D66">
              <w:rPr>
                <w:noProof/>
                <w:webHidden/>
              </w:rPr>
              <w:instrText xml:space="preserve"> PAGEREF _Toc167278831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0032B4D5" w14:textId="3AA0B396" w:rsidR="00686D66" w:rsidRDefault="003A78AF">
          <w:pPr>
            <w:pStyle w:val="TOC1"/>
            <w:tabs>
              <w:tab w:val="left" w:pos="440"/>
              <w:tab w:val="right" w:leader="dot" w:pos="9016"/>
            </w:tabs>
            <w:rPr>
              <w:rFonts w:eastAsiaTheme="minorEastAsia"/>
              <w:noProof/>
              <w:lang w:eastAsia="nl-BE"/>
            </w:rPr>
          </w:pPr>
          <w:hyperlink w:anchor="_Toc167278832" w:history="1">
            <w:r w:rsidR="00686D66" w:rsidRPr="00AA3ECD">
              <w:rPr>
                <w:rStyle w:val="Hyperlink"/>
                <w:noProof/>
              </w:rPr>
              <w:t>6</w:t>
            </w:r>
            <w:r w:rsidR="00686D66">
              <w:rPr>
                <w:rFonts w:eastAsiaTheme="minorEastAsia"/>
                <w:noProof/>
                <w:lang w:eastAsia="nl-BE"/>
              </w:rPr>
              <w:tab/>
            </w:r>
            <w:r w:rsidR="00686D66" w:rsidRPr="00AA3ECD">
              <w:rPr>
                <w:rStyle w:val="Hyperlink"/>
                <w:noProof/>
              </w:rPr>
              <w:t>Team organization</w:t>
            </w:r>
            <w:r w:rsidR="00686D66">
              <w:rPr>
                <w:noProof/>
                <w:webHidden/>
              </w:rPr>
              <w:tab/>
            </w:r>
            <w:r w:rsidR="00686D66">
              <w:rPr>
                <w:noProof/>
                <w:webHidden/>
              </w:rPr>
              <w:fldChar w:fldCharType="begin"/>
            </w:r>
            <w:r w:rsidR="00686D66">
              <w:rPr>
                <w:noProof/>
                <w:webHidden/>
              </w:rPr>
              <w:instrText xml:space="preserve"> PAGEREF _Toc167278832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34500E18" w14:textId="18F1A3EC" w:rsidR="00686D66" w:rsidRDefault="003A78AF">
          <w:pPr>
            <w:pStyle w:val="TOC1"/>
            <w:tabs>
              <w:tab w:val="left" w:pos="440"/>
              <w:tab w:val="right" w:leader="dot" w:pos="9016"/>
            </w:tabs>
            <w:rPr>
              <w:rFonts w:eastAsiaTheme="minorEastAsia"/>
              <w:noProof/>
              <w:lang w:eastAsia="nl-BE"/>
            </w:rPr>
          </w:pPr>
          <w:hyperlink w:anchor="_Toc167278833" w:history="1">
            <w:r w:rsidR="00686D66" w:rsidRPr="00AA3ECD">
              <w:rPr>
                <w:rStyle w:val="Hyperlink"/>
                <w:noProof/>
              </w:rPr>
              <w:t>7</w:t>
            </w:r>
            <w:r w:rsidR="00686D66">
              <w:rPr>
                <w:rFonts w:eastAsiaTheme="minorEastAsia"/>
                <w:noProof/>
                <w:lang w:eastAsia="nl-BE"/>
              </w:rPr>
              <w:tab/>
            </w:r>
            <w:r w:rsidR="00686D66" w:rsidRPr="00AA3ECD">
              <w:rPr>
                <w:rStyle w:val="Hyperlink"/>
                <w:noProof/>
              </w:rPr>
              <w:t>Authors</w:t>
            </w:r>
            <w:r w:rsidR="00686D66">
              <w:rPr>
                <w:noProof/>
                <w:webHidden/>
              </w:rPr>
              <w:tab/>
            </w:r>
            <w:r w:rsidR="00686D66">
              <w:rPr>
                <w:noProof/>
                <w:webHidden/>
              </w:rPr>
              <w:fldChar w:fldCharType="begin"/>
            </w:r>
            <w:r w:rsidR="00686D66">
              <w:rPr>
                <w:noProof/>
                <w:webHidden/>
              </w:rPr>
              <w:instrText xml:space="preserve"> PAGEREF _Toc167278833 \h </w:instrText>
            </w:r>
            <w:r w:rsidR="00686D66">
              <w:rPr>
                <w:noProof/>
                <w:webHidden/>
              </w:rPr>
            </w:r>
            <w:r w:rsidR="00686D66">
              <w:rPr>
                <w:noProof/>
                <w:webHidden/>
              </w:rPr>
              <w:fldChar w:fldCharType="separate"/>
            </w:r>
            <w:r w:rsidR="00686D66">
              <w:rPr>
                <w:noProof/>
                <w:webHidden/>
              </w:rPr>
              <w:t>8</w:t>
            </w:r>
            <w:r w:rsidR="00686D66">
              <w:rPr>
                <w:noProof/>
                <w:webHidden/>
              </w:rPr>
              <w:fldChar w:fldCharType="end"/>
            </w:r>
          </w:hyperlink>
        </w:p>
        <w:p w14:paraId="7E3989D4" w14:textId="2F35F18F" w:rsidR="00686D66" w:rsidRDefault="003A78AF">
          <w:pPr>
            <w:pStyle w:val="TOC1"/>
            <w:tabs>
              <w:tab w:val="right" w:leader="dot" w:pos="9016"/>
            </w:tabs>
            <w:rPr>
              <w:rFonts w:eastAsiaTheme="minorEastAsia"/>
              <w:noProof/>
              <w:lang w:eastAsia="nl-BE"/>
            </w:rPr>
          </w:pPr>
          <w:hyperlink w:anchor="_Toc167278834" w:history="1">
            <w:r w:rsidR="00686D66" w:rsidRPr="00AA3ECD">
              <w:rPr>
                <w:rStyle w:val="Hyperlink"/>
                <w:noProof/>
              </w:rPr>
              <w:t>Appendix A   Project plan</w:t>
            </w:r>
            <w:r w:rsidR="00686D66">
              <w:rPr>
                <w:noProof/>
                <w:webHidden/>
              </w:rPr>
              <w:tab/>
            </w:r>
            <w:r w:rsidR="00686D66">
              <w:rPr>
                <w:noProof/>
                <w:webHidden/>
              </w:rPr>
              <w:fldChar w:fldCharType="begin"/>
            </w:r>
            <w:r w:rsidR="00686D66">
              <w:rPr>
                <w:noProof/>
                <w:webHidden/>
              </w:rPr>
              <w:instrText xml:space="preserve"> PAGEREF _Toc167278834 \h </w:instrText>
            </w:r>
            <w:r w:rsidR="00686D66">
              <w:rPr>
                <w:noProof/>
                <w:webHidden/>
              </w:rPr>
            </w:r>
            <w:r w:rsidR="00686D66">
              <w:rPr>
                <w:noProof/>
                <w:webHidden/>
              </w:rPr>
              <w:fldChar w:fldCharType="separate"/>
            </w:r>
            <w:r w:rsidR="00686D66">
              <w:rPr>
                <w:noProof/>
                <w:webHidden/>
              </w:rPr>
              <w:t>9</w:t>
            </w:r>
            <w:r w:rsidR="00686D66">
              <w:rPr>
                <w:noProof/>
                <w:webHidden/>
              </w:rPr>
              <w:fldChar w:fldCharType="end"/>
            </w:r>
          </w:hyperlink>
        </w:p>
        <w:p w14:paraId="006993D0" w14:textId="00AC2400" w:rsidR="00686D66" w:rsidRDefault="003A78AF">
          <w:pPr>
            <w:pStyle w:val="TOC1"/>
            <w:tabs>
              <w:tab w:val="right" w:leader="dot" w:pos="9016"/>
            </w:tabs>
            <w:rPr>
              <w:rFonts w:eastAsiaTheme="minorEastAsia"/>
              <w:noProof/>
              <w:lang w:eastAsia="nl-BE"/>
            </w:rPr>
          </w:pPr>
          <w:hyperlink w:anchor="_Toc167278835" w:history="1">
            <w:r w:rsidR="00686D66" w:rsidRPr="00AA3ECD">
              <w:rPr>
                <w:rStyle w:val="Hyperlink"/>
                <w:noProof/>
              </w:rPr>
              <w:t>Appendix B   Map visualization comparison table</w:t>
            </w:r>
            <w:r w:rsidR="00686D66">
              <w:rPr>
                <w:noProof/>
                <w:webHidden/>
              </w:rPr>
              <w:tab/>
            </w:r>
            <w:r w:rsidR="00686D66">
              <w:rPr>
                <w:noProof/>
                <w:webHidden/>
              </w:rPr>
              <w:fldChar w:fldCharType="begin"/>
            </w:r>
            <w:r w:rsidR="00686D66">
              <w:rPr>
                <w:noProof/>
                <w:webHidden/>
              </w:rPr>
              <w:instrText xml:space="preserve"> PAGEREF _Toc167278835 \h </w:instrText>
            </w:r>
            <w:r w:rsidR="00686D66">
              <w:rPr>
                <w:noProof/>
                <w:webHidden/>
              </w:rPr>
            </w:r>
            <w:r w:rsidR="00686D66">
              <w:rPr>
                <w:noProof/>
                <w:webHidden/>
              </w:rPr>
              <w:fldChar w:fldCharType="separate"/>
            </w:r>
            <w:r w:rsidR="00686D66">
              <w:rPr>
                <w:noProof/>
                <w:webHidden/>
              </w:rPr>
              <w:t>10</w:t>
            </w:r>
            <w:r w:rsidR="00686D66">
              <w:rPr>
                <w:noProof/>
                <w:webHidden/>
              </w:rPr>
              <w:fldChar w:fldCharType="end"/>
            </w:r>
          </w:hyperlink>
        </w:p>
        <w:p w14:paraId="6D584789" w14:textId="181FF941" w:rsidR="00686D66" w:rsidRDefault="003A78AF">
          <w:pPr>
            <w:pStyle w:val="TOC1"/>
            <w:tabs>
              <w:tab w:val="right" w:leader="dot" w:pos="9016"/>
            </w:tabs>
            <w:rPr>
              <w:rFonts w:eastAsiaTheme="minorEastAsia"/>
              <w:noProof/>
              <w:lang w:eastAsia="nl-BE"/>
            </w:rPr>
          </w:pPr>
          <w:hyperlink w:anchor="_Toc167278836" w:history="1">
            <w:r w:rsidR="00686D66" w:rsidRPr="00AA3ECD">
              <w:rPr>
                <w:rStyle w:val="Hyperlink"/>
                <w:noProof/>
              </w:rPr>
              <w:t>Appendix C   How to deploy?</w:t>
            </w:r>
            <w:r w:rsidR="00686D66">
              <w:rPr>
                <w:noProof/>
                <w:webHidden/>
              </w:rPr>
              <w:tab/>
            </w:r>
            <w:r w:rsidR="00686D66">
              <w:rPr>
                <w:noProof/>
                <w:webHidden/>
              </w:rPr>
              <w:fldChar w:fldCharType="begin"/>
            </w:r>
            <w:r w:rsidR="00686D66">
              <w:rPr>
                <w:noProof/>
                <w:webHidden/>
              </w:rPr>
              <w:instrText xml:space="preserve"> PAGEREF _Toc167278836 \h </w:instrText>
            </w:r>
            <w:r w:rsidR="00686D66">
              <w:rPr>
                <w:noProof/>
                <w:webHidden/>
              </w:rPr>
            </w:r>
            <w:r w:rsidR="00686D66">
              <w:rPr>
                <w:noProof/>
                <w:webHidden/>
              </w:rPr>
              <w:fldChar w:fldCharType="separate"/>
            </w:r>
            <w:r w:rsidR="00686D66">
              <w:rPr>
                <w:noProof/>
                <w:webHidden/>
              </w:rPr>
              <w:t>11</w:t>
            </w:r>
            <w:r w:rsidR="00686D66">
              <w:rPr>
                <w:noProof/>
                <w:webHidden/>
              </w:rPr>
              <w:fldChar w:fldCharType="end"/>
            </w:r>
          </w:hyperlink>
        </w:p>
        <w:p w14:paraId="6EBD3CB8" w14:textId="1A5DDF5E" w:rsidR="00686D66" w:rsidRDefault="003A78AF">
          <w:pPr>
            <w:pStyle w:val="TOC1"/>
            <w:tabs>
              <w:tab w:val="right" w:leader="dot" w:pos="9016"/>
            </w:tabs>
            <w:rPr>
              <w:rFonts w:eastAsiaTheme="minorEastAsia"/>
              <w:noProof/>
              <w:lang w:eastAsia="nl-BE"/>
            </w:rPr>
          </w:pPr>
          <w:hyperlink w:anchor="_Toc167278837" w:history="1">
            <w:r w:rsidR="00686D66" w:rsidRPr="00AA3ECD">
              <w:rPr>
                <w:rStyle w:val="Hyperlink"/>
                <w:noProof/>
              </w:rPr>
              <w:t>Appendix D   Repository structure</w:t>
            </w:r>
            <w:r w:rsidR="00686D66">
              <w:rPr>
                <w:noProof/>
                <w:webHidden/>
              </w:rPr>
              <w:tab/>
            </w:r>
            <w:r w:rsidR="00686D66">
              <w:rPr>
                <w:noProof/>
                <w:webHidden/>
              </w:rPr>
              <w:fldChar w:fldCharType="begin"/>
            </w:r>
            <w:r w:rsidR="00686D66">
              <w:rPr>
                <w:noProof/>
                <w:webHidden/>
              </w:rPr>
              <w:instrText xml:space="preserve"> PAGEREF _Toc167278837 \h </w:instrText>
            </w:r>
            <w:r w:rsidR="00686D66">
              <w:rPr>
                <w:noProof/>
                <w:webHidden/>
              </w:rPr>
            </w:r>
            <w:r w:rsidR="00686D66">
              <w:rPr>
                <w:noProof/>
                <w:webHidden/>
              </w:rPr>
              <w:fldChar w:fldCharType="separate"/>
            </w:r>
            <w:r w:rsidR="00686D66">
              <w:rPr>
                <w:noProof/>
                <w:webHidden/>
              </w:rPr>
              <w:t>12</w:t>
            </w:r>
            <w:r w:rsidR="00686D66">
              <w:rPr>
                <w:noProof/>
                <w:webHidden/>
              </w:rPr>
              <w:fldChar w:fldCharType="end"/>
            </w:r>
          </w:hyperlink>
        </w:p>
        <w:p w14:paraId="409C08CB" w14:textId="06D5065D" w:rsidR="00116A50" w:rsidRDefault="00116A50">
          <w:r>
            <w:fldChar w:fldCharType="end"/>
          </w:r>
        </w:p>
      </w:sdtContent>
    </w:sdt>
    <w:p w14:paraId="0BD8E4C0" w14:textId="77777777" w:rsidR="008576E2" w:rsidRPr="008576E2" w:rsidRDefault="008576E2" w:rsidP="008576E2">
      <w:pPr>
        <w:pStyle w:val="Heading1"/>
      </w:pPr>
      <w:bookmarkStart w:id="0" w:name="_Toc167044264"/>
      <w:bookmarkStart w:id="1" w:name="_Toc167278827"/>
      <w:r>
        <w:t>Introduction</w:t>
      </w:r>
      <w:bookmarkEnd w:id="0"/>
      <w:bookmarkEnd w:id="1"/>
    </w:p>
    <w:p w14:paraId="1ACC4775" w14:textId="77777777" w:rsidR="008576E2" w:rsidRDefault="008576E2" w:rsidP="008576E2">
      <w:pPr>
        <w:pStyle w:val="Heading2"/>
      </w:pPr>
      <w:bookmarkStart w:id="2" w:name="_Toc167044265"/>
      <w:r>
        <w:t>Dataset selection</w:t>
      </w:r>
      <w:bookmarkEnd w:id="2"/>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Pr>
          <w:rFonts w:ascii="Calibri" w:hAnsi="Calibri" w:cs="Calibri"/>
        </w:rPr>
        <w:t>a ‘large’ (</w:t>
      </w:r>
      <w:r w:rsidR="001E0793" w:rsidRPr="00DE7188">
        <w:rPr>
          <w:rFonts w:ascii="Calibri" w:hAnsi="Calibri" w:cs="Calibri"/>
          <w:lang w:val="en-US"/>
        </w:rPr>
        <w:t>wind farms larger than 10MW</w:t>
      </w:r>
      <w:r w:rsidR="001E0793">
        <w:rPr>
          <w:rFonts w:ascii="Calibri" w:hAnsi="Calibri" w:cs="Calibri"/>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Pr>
          <w:rFonts w:ascii="Calibri" w:hAnsi="Calibri" w:cs="Calibri"/>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Pr>
          <w:rFonts w:ascii="Calibri" w:hAnsi="Calibri" w:cs="Calibri"/>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pPr>
      <w:bookmarkStart w:id="3" w:name="_Toc167044266"/>
      <w:r>
        <w:t>Dataset license</w:t>
      </w:r>
      <w:bookmarkEnd w:id="3"/>
    </w:p>
    <w:p w14:paraId="25DFEBE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Pr>
          <w:rFonts w:ascii="Calibri" w:hAnsi="Calibri"/>
          <w:sz w:val="22"/>
          <w:szCs w:val="22"/>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Pr>
          <w:rFonts w:ascii="Calibri" w:hAnsi="Calibri"/>
          <w:sz w:val="22"/>
          <w:szCs w:val="22"/>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Pr>
          <w:rFonts w:ascii="Calibri" w:hAnsi="Calibri"/>
          <w:sz w:val="22"/>
          <w:szCs w:val="22"/>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Pr>
          <w:rFonts w:ascii="Calibri" w:hAnsi="Calibri"/>
          <w:sz w:val="22"/>
          <w:szCs w:val="22"/>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Default="00E25466">
      <w:pPr>
        <w:pStyle w:val="NormalWeb"/>
        <w:spacing w:before="0" w:beforeAutospacing="0" w:after="0" w:afterAutospacing="0"/>
        <w:rPr>
          <w:rFonts w:ascii="Calibri" w:hAnsi="Calibri"/>
          <w:sz w:val="22"/>
          <w:szCs w:val="22"/>
        </w:rPr>
      </w:pPr>
    </w:p>
    <w:p w14:paraId="2AFCC028" w14:textId="77777777" w:rsidR="008576E2" w:rsidRDefault="008576E2">
      <w:pPr>
        <w:pStyle w:val="Heading2"/>
      </w:pPr>
      <w:bookmarkStart w:id="4" w:name="_Toc167041244"/>
      <w:bookmarkStart w:id="5" w:name="_Toc167041286"/>
      <w:bookmarkStart w:id="6" w:name="_Toc167043128"/>
      <w:bookmarkStart w:id="7" w:name="_Toc167044028"/>
      <w:bookmarkStart w:id="8" w:name="_Toc167044267"/>
      <w:bookmarkStart w:id="9" w:name="_Toc167044860"/>
      <w:bookmarkStart w:id="10" w:name="_Toc167044891"/>
      <w:bookmarkStart w:id="11" w:name="_Toc167044268"/>
      <w:bookmarkEnd w:id="4"/>
      <w:bookmarkEnd w:id="5"/>
      <w:bookmarkEnd w:id="6"/>
      <w:bookmarkEnd w:id="7"/>
      <w:bookmarkEnd w:id="8"/>
      <w:bookmarkEnd w:id="9"/>
      <w:bookmarkEnd w:id="10"/>
      <w:r>
        <w:t>Target user</w:t>
      </w:r>
      <w:bookmarkEnd w:id="11"/>
    </w:p>
    <w:p w14:paraId="3D64832B" w14:textId="77777777" w:rsidR="00615687" w:rsidRDefault="00615687" w:rsidP="008576E2">
      <w:pPr>
        <w:rPr>
          <w:rFonts w:ascii="Calibri" w:hAnsi="Calibri" w:cs="Calibri"/>
        </w:rPr>
      </w:pPr>
      <w:r w:rsidRPr="00615687">
        <w:rPr>
          <w:rFonts w:ascii="Calibri" w:hAnsi="Calibri" w:cs="Calibri"/>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pPr>
      <w:bookmarkStart w:id="12" w:name="_Toc167041246"/>
      <w:bookmarkStart w:id="13" w:name="_Toc167041288"/>
      <w:bookmarkStart w:id="14" w:name="_Toc167043130"/>
      <w:bookmarkStart w:id="15" w:name="_Toc167044030"/>
      <w:bookmarkStart w:id="16" w:name="_Toc167044269"/>
      <w:bookmarkStart w:id="17" w:name="_Toc167044862"/>
      <w:bookmarkStart w:id="18" w:name="_Toc167044893"/>
      <w:bookmarkStart w:id="19" w:name="_Toc167044270"/>
      <w:bookmarkEnd w:id="12"/>
      <w:bookmarkEnd w:id="13"/>
      <w:bookmarkEnd w:id="14"/>
      <w:bookmarkEnd w:id="15"/>
      <w:bookmarkEnd w:id="16"/>
      <w:bookmarkEnd w:id="17"/>
      <w:bookmarkEnd w:id="18"/>
      <w:r>
        <w:t>Goal</w:t>
      </w:r>
      <w:bookmarkEnd w:id="19"/>
    </w:p>
    <w:p w14:paraId="051EC414" w14:textId="77777777" w:rsidR="000F1176" w:rsidRPr="000F1176" w:rsidRDefault="000F1176" w:rsidP="00DE7188">
      <w:r w:rsidRPr="000F1176">
        <w:t>The goal is to provide our target users with an interactive web dashboard to help them explore various wind power-related questions, such as:</w:t>
      </w:r>
    </w:p>
    <w:p w14:paraId="0854D7E9" w14:textId="77777777" w:rsidR="000F1176" w:rsidRPr="00901260" w:rsidRDefault="000F1176" w:rsidP="00DE7188">
      <w:pPr>
        <w:pStyle w:val="ListParagraph"/>
        <w:numPr>
          <w:ilvl w:val="0"/>
          <w:numId w:val="4"/>
        </w:numPr>
      </w:pPr>
      <w:r w:rsidRPr="00901260">
        <w:t>How is offshore wind currently distributed across different continents?</w:t>
      </w:r>
    </w:p>
    <w:p w14:paraId="39EBB24D" w14:textId="77777777" w:rsidR="000F1176" w:rsidRPr="00DE7188" w:rsidRDefault="000F1176" w:rsidP="00DE7188">
      <w:pPr>
        <w:pStyle w:val="ListParagraph"/>
        <w:numPr>
          <w:ilvl w:val="0"/>
          <w:numId w:val="4"/>
        </w:numPr>
      </w:pPr>
      <w:r w:rsidRPr="00DE7188">
        <w:t>In future years, will the world invest more in onshore or offshore wind?</w:t>
      </w:r>
    </w:p>
    <w:p w14:paraId="222417B4" w14:textId="77777777" w:rsidR="000F1176" w:rsidRPr="00DE7188" w:rsidRDefault="000F1176" w:rsidP="00DE7188">
      <w:pPr>
        <w:pStyle w:val="ListParagraph"/>
        <w:numPr>
          <w:ilvl w:val="0"/>
          <w:numId w:val="4"/>
        </w:numPr>
      </w:pPr>
      <w:r w:rsidRPr="00DE7188">
        <w:t>Can you list the top 20 largest operating wind farms in India commissioned between 2010 and 2020?</w:t>
      </w:r>
    </w:p>
    <w:p w14:paraId="5DAE2529" w14:textId="05212219" w:rsidR="000F1176" w:rsidRPr="00901260" w:rsidRDefault="000F1176" w:rsidP="00DE7188">
      <w:pPr>
        <w:pStyle w:val="ListParagraph"/>
        <w:numPr>
          <w:ilvl w:val="0"/>
          <w:numId w:val="4"/>
        </w:numPr>
      </w:pPr>
      <w:r w:rsidRPr="00DE7188">
        <w:t xml:space="preserve">Can you locate the 3rd largest </w:t>
      </w:r>
      <w:r w:rsidR="00901260">
        <w:t xml:space="preserve">operating </w:t>
      </w:r>
      <w:r w:rsidRPr="00901260">
        <w:t>onshore wind farm in South Africa and retrieve its capacity value?</w:t>
      </w:r>
    </w:p>
    <w:p w14:paraId="7CD48EC0" w14:textId="77777777" w:rsidR="000F1176" w:rsidRPr="000F1176" w:rsidRDefault="000F1176" w:rsidP="00DE7188">
      <w:r w:rsidRPr="000F1176">
        <w:t>The dashboard is designed as an educational tool for exploring wind power data.</w:t>
      </w:r>
    </w:p>
    <w:p w14:paraId="01755B6F" w14:textId="77777777" w:rsidR="00B55DC3" w:rsidRPr="00901260" w:rsidRDefault="00B55DC3" w:rsidP="00DE7188">
      <w:pPr>
        <w:pStyle w:val="Heading1"/>
      </w:pPr>
      <w:bookmarkStart w:id="20" w:name="_Toc167044271"/>
      <w:bookmarkStart w:id="21" w:name="_Toc167278828"/>
      <w:r>
        <w:t>Data preprocessing</w:t>
      </w:r>
      <w:bookmarkEnd w:id="20"/>
      <w:bookmarkEnd w:id="21"/>
    </w:p>
    <w:p w14:paraId="0E415239" w14:textId="5CF4A6FF" w:rsidR="00615687" w:rsidRDefault="00615687" w:rsidP="00DE7188">
      <w:pPr>
        <w:pStyle w:val="Heading2"/>
      </w:pPr>
      <w:bookmarkStart w:id="22" w:name="_Toc167044272"/>
      <w:r>
        <w:t>Exploratory data analysis</w:t>
      </w:r>
      <w:bookmarkEnd w:id="22"/>
    </w:p>
    <w:p w14:paraId="7AFBFE37" w14:textId="77777777" w:rsidR="00627D18" w:rsidRDefault="00627D18">
      <w:r w:rsidRPr="00627D18">
        <w:t>To gain a better understanding of the data, exploratory data analysis (EDA) was performed using both a Python Jupyter notebook</w:t>
      </w:r>
      <w:r w:rsidR="00A00FC7">
        <w:t xml:space="preserve"> (with pandas)</w:t>
      </w:r>
      <w:r w:rsidRPr="00627D18">
        <w:t xml:space="preserve"> and Excel workbooks. During EDA, an initial assessment of the raw data was conducted to understand its structure. Here’s what we found:</w:t>
      </w:r>
    </w:p>
    <w:p w14:paraId="30548173" w14:textId="77777777" w:rsidR="00627D18" w:rsidRPr="00627D18" w:rsidRDefault="00627D18" w:rsidP="00627D18">
      <w:pPr>
        <w:pStyle w:val="ListParagraph"/>
        <w:numPr>
          <w:ilvl w:val="0"/>
          <w:numId w:val="7"/>
        </w:numPr>
      </w:pPr>
      <w:r w:rsidRPr="00627D18">
        <w:t>The ‘large’ subset contains 26,523 wind farm phases.</w:t>
      </w:r>
    </w:p>
    <w:p w14:paraId="34F6E594" w14:textId="77777777" w:rsidR="00627D18" w:rsidRPr="00627D18" w:rsidRDefault="00627D18" w:rsidP="00627D18">
      <w:pPr>
        <w:pStyle w:val="ListParagraph"/>
        <w:numPr>
          <w:ilvl w:val="0"/>
          <w:numId w:val="7"/>
        </w:numPr>
      </w:pPr>
      <w:r w:rsidRPr="00627D18">
        <w:t>The ‘small’ subset contains 899 additional wind farm phases.</w:t>
      </w:r>
    </w:p>
    <w:p w14:paraId="7ED23F92" w14:textId="77777777" w:rsidR="00627D18" w:rsidRDefault="00627D18" w:rsidP="00627D18">
      <w:pPr>
        <w:pStyle w:val="ListParagraph"/>
        <w:numPr>
          <w:ilvl w:val="0"/>
          <w:numId w:val="7"/>
        </w:numPr>
      </w:pPr>
      <w:r w:rsidRPr="00627D18">
        <w:t>Each subset has 29 features.</w:t>
      </w:r>
    </w:p>
    <w:p w14:paraId="62DDB7F4" w14:textId="77777777" w:rsidR="00AF6FC5" w:rsidRPr="00627D18" w:rsidRDefault="00AF6FC5" w:rsidP="00627D18">
      <w:pPr>
        <w:pStyle w:val="ListParagraph"/>
        <w:numPr>
          <w:ilvl w:val="0"/>
          <w:numId w:val="7"/>
        </w:numPr>
      </w:pPr>
      <w:r>
        <w:t>The dataset contains wind farms from 155 distinct countries.</w:t>
      </w:r>
    </w:p>
    <w:p w14:paraId="6EE6E57A" w14:textId="77777777" w:rsidR="001E0793" w:rsidRPr="00627D18" w:rsidRDefault="00627D18" w:rsidP="00DE7188">
      <w:pPr>
        <w:pStyle w:val="ListParagraph"/>
        <w:numPr>
          <w:ilvl w:val="0"/>
          <w:numId w:val="7"/>
        </w:numPr>
      </w:pPr>
      <w:r w:rsidRPr="00627D18">
        <w:t>Features are expressed either as strings (e.g., project name, country, owner) or floats (e.g., capacity, latitude, longitude).</w:t>
      </w:r>
    </w:p>
    <w:p w14:paraId="2AFE715B" w14:textId="77777777" w:rsidR="00627D18" w:rsidRPr="00627D18" w:rsidRDefault="00627D18">
      <w:r w:rsidRPr="00627D18">
        <w:t>Additionally, during EDA, missing values, outliers, duplicates, and inconsistencies within key features were identified:</w:t>
      </w:r>
    </w:p>
    <w:p w14:paraId="7E4F8998" w14:textId="77777777" w:rsidR="00627D18" w:rsidRPr="00627D18" w:rsidRDefault="00627D18" w:rsidP="00627D18">
      <w:pPr>
        <w:pStyle w:val="ListParagraph"/>
        <w:numPr>
          <w:ilvl w:val="0"/>
          <w:numId w:val="7"/>
        </w:numPr>
      </w:pPr>
      <w:r w:rsidRPr="00627D18">
        <w:t>There were no missing data in any key features except for the start year. 9,919 observations (36.17% of the dataset) did not have a start year.</w:t>
      </w:r>
    </w:p>
    <w:p w14:paraId="4C5E8EBE" w14:textId="77777777" w:rsidR="00627D18" w:rsidRPr="00627D18" w:rsidRDefault="00627D18" w:rsidP="00627D18">
      <w:pPr>
        <w:pStyle w:val="ListParagraph"/>
        <w:numPr>
          <w:ilvl w:val="0"/>
          <w:numId w:val="7"/>
        </w:numPr>
      </w:pPr>
      <w:r w:rsidRPr="00627D18">
        <w:t>The distinct values for 'Installation Type' were 'onshore', 'unknown', 'offshore mount unknown', 'offshore hard mount', and 'offshore floating', which are more detailed than necessary for our target users.</w:t>
      </w:r>
    </w:p>
    <w:p w14:paraId="6296F90C" w14:textId="77777777" w:rsidR="00627D18" w:rsidRDefault="00627D18" w:rsidP="00DE7188">
      <w:pPr>
        <w:pStyle w:val="ListParagraph"/>
        <w:numPr>
          <w:ilvl w:val="0"/>
          <w:numId w:val="7"/>
        </w:numPr>
      </w:pPr>
      <w:r w:rsidRPr="00627D18">
        <w:t>Similarly, the distinct values for 'Status' were 'operating', 'cancelled', 'pre-construction', 'announced', 'construction', 'shelved', 'retired', and 'mothballed', which are also too detailed for our target users.</w:t>
      </w:r>
    </w:p>
    <w:p w14:paraId="54DD1C06" w14:textId="40776EED" w:rsidR="006F7769" w:rsidRDefault="006F7769">
      <w:r>
        <w:t xml:space="preserve">Finally, some visuals, like </w:t>
      </w:r>
      <w:proofErr w:type="spellStart"/>
      <w:r>
        <w:t>the</w:t>
      </w:r>
      <w:proofErr w:type="spellEnd"/>
      <w:r>
        <w:t xml:space="preserve"> </w:t>
      </w:r>
      <w:proofErr w:type="spellStart"/>
      <w:r>
        <w:t>one</w:t>
      </w:r>
      <w:proofErr w:type="spellEnd"/>
      <w:r>
        <w:t xml:space="preserve"> in </w:t>
      </w:r>
      <w:r w:rsidR="00E5537F">
        <w:fldChar w:fldCharType="begin"/>
      </w:r>
      <w:r w:rsidR="00E5537F">
        <w:instrText xml:space="preserve"> REF _Ref167278562 \h </w:instrText>
      </w:r>
      <w:r w:rsidR="00E5537F">
        <w:fldChar w:fldCharType="separate"/>
      </w:r>
      <w:proofErr w:type="spellStart"/>
      <w:r w:rsidR="00E5537F">
        <w:t>Figure</w:t>
      </w:r>
      <w:proofErr w:type="spellEnd"/>
      <w:r w:rsidR="00E5537F">
        <w:t xml:space="preserve"> </w:t>
      </w:r>
      <w:r w:rsidR="00E5537F">
        <w:rPr>
          <w:noProof/>
        </w:rPr>
        <w:t>1</w:t>
      </w:r>
      <w:r w:rsidR="00E5537F">
        <w:fldChar w:fldCharType="end"/>
      </w:r>
      <w:r w:rsidR="00E5537F">
        <w:t xml:space="preserve"> </w:t>
      </w:r>
      <w:proofErr w:type="spellStart"/>
      <w:r>
        <w:t>were</w:t>
      </w:r>
      <w:proofErr w:type="spellEnd"/>
      <w:r>
        <w:t xml:space="preserve"> </w:t>
      </w:r>
      <w:proofErr w:type="spellStart"/>
      <w:r>
        <w:t>created</w:t>
      </w:r>
      <w:proofErr w:type="spellEnd"/>
      <w:r>
        <w:t xml:space="preserve"> </w:t>
      </w:r>
      <w:proofErr w:type="spellStart"/>
      <w:r>
        <w:t>to</w:t>
      </w:r>
      <w:proofErr w:type="spellEnd"/>
      <w:r>
        <w:t xml:space="preserve"> get a feeling for the </w:t>
      </w:r>
      <w:r w:rsidR="007C1754">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26CE27FC" w:rsidR="007C1754" w:rsidRPr="006F7769" w:rsidRDefault="00E5537F" w:rsidP="00E5537F">
      <w:pPr>
        <w:pStyle w:val="Caption"/>
        <w:jc w:val="center"/>
      </w:pPr>
      <w:bookmarkStart w:id="23" w:name="_Ref167278562"/>
      <w:r>
        <w:t xml:space="preserve">Figure </w:t>
      </w:r>
      <w:r>
        <w:fldChar w:fldCharType="begin"/>
      </w:r>
      <w:r>
        <w:instrText xml:space="preserve"> SEQ Figure \* ARABIC </w:instrText>
      </w:r>
      <w:r>
        <w:fldChar w:fldCharType="separate"/>
      </w:r>
      <w:r w:rsidR="006B5759">
        <w:rPr>
          <w:noProof/>
        </w:rPr>
        <w:t>1</w:t>
      </w:r>
      <w:r>
        <w:rPr>
          <w:noProof/>
        </w:rPr>
        <w:fldChar w:fldCharType="end"/>
      </w:r>
      <w:bookmarkEnd w:id="23"/>
      <w:r>
        <w:t xml:space="preserve"> First visualization of the dataset made during EDA.</w:t>
      </w:r>
    </w:p>
    <w:p w14:paraId="3B971BB7" w14:textId="77777777" w:rsidR="001E0793" w:rsidRDefault="001E0793" w:rsidP="00DE7188">
      <w:pPr>
        <w:pStyle w:val="Heading2"/>
      </w:pPr>
      <w:bookmarkStart w:id="24" w:name="_Toc167044273"/>
      <w:r>
        <w:t>Data wrangling</w:t>
      </w:r>
      <w:bookmarkEnd w:id="24"/>
    </w:p>
    <w:p w14:paraId="2F0F0DD4" w14:textId="55620134" w:rsidR="002736FE" w:rsidRDefault="005C08CF">
      <w:r>
        <w:t>Following EDA</w:t>
      </w:r>
      <w:r w:rsidR="001E0793">
        <w:t>, data wrangling techniques were used to improve the quality of the data</w:t>
      </w:r>
      <w:r w:rsidR="009C05EF">
        <w:t xml:space="preserve"> and create </w:t>
      </w:r>
      <w:r w:rsidR="002736FE">
        <w:t xml:space="preserve">clean data ready for use in the dashboard </w:t>
      </w:r>
      <w:r w:rsidR="001E0793">
        <w:t xml:space="preserve">. </w:t>
      </w:r>
    </w:p>
    <w:p w14:paraId="6F924964" w14:textId="77777777" w:rsidR="005C08CF" w:rsidRPr="00D468C2" w:rsidRDefault="002736FE" w:rsidP="00DE7188">
      <w:pPr>
        <w:pStyle w:val="ListParagraph"/>
        <w:ind w:left="360"/>
      </w:pPr>
      <w:r w:rsidRPr="00DE7188">
        <w:rPr>
          <w:b/>
        </w:rPr>
        <w:t>Simplification of c</w:t>
      </w:r>
      <w:r w:rsidR="005C08CF" w:rsidRPr="00DE7188">
        <w:rPr>
          <w:b/>
        </w:rPr>
        <w:t>atego</w:t>
      </w:r>
      <w:r w:rsidRPr="00DE7188">
        <w:rPr>
          <w:b/>
        </w:rPr>
        <w:t>rical features</w:t>
      </w:r>
      <w:r w:rsidR="00D468C2">
        <w:rPr>
          <w:b/>
        </w:rPr>
        <w:t>:</w:t>
      </w:r>
      <w:r w:rsidRPr="00D468C2">
        <w:t xml:space="preserve"> </w:t>
      </w:r>
      <w:r w:rsidR="005C08CF" w:rsidRPr="00D468C2">
        <w:t>The type column was reduced to ‘onshore’ and ‘offshore’. ‘Unkown’ units were visualised and put under ‘onshore’ as they were all located on land.</w:t>
      </w:r>
      <w:r w:rsidR="00D468C2">
        <w:t xml:space="preserve"> </w:t>
      </w:r>
      <w:r w:rsidR="005C08CF" w:rsidRPr="00D468C2">
        <w:t>The status column was reduced to ‘operating’, ‘future’ and ‘retired’. Cancelled and shelved projects were removed from the dataset as they provide no value for our target user.</w:t>
      </w:r>
    </w:p>
    <w:p w14:paraId="5A167730" w14:textId="61CB6EBB" w:rsidR="005C08CF" w:rsidRDefault="00D468C2" w:rsidP="00DE7188">
      <w:pPr>
        <w:ind w:left="360"/>
      </w:pPr>
      <w:r w:rsidRPr="00DE7188">
        <w:rPr>
          <w:b/>
        </w:rPr>
        <w:t>Handling missing values</w:t>
      </w:r>
      <w:r>
        <w:rPr>
          <w:b/>
        </w:rPr>
        <w:t>:</w:t>
      </w:r>
      <w:r>
        <w:t xml:space="preserve"> M</w:t>
      </w:r>
      <w:r w:rsidR="00B55DC3" w:rsidRPr="005C08CF">
        <w:t xml:space="preserve">issing values </w:t>
      </w:r>
      <w:r w:rsidR="005C08CF">
        <w:t xml:space="preserve">were handled </w:t>
      </w:r>
      <w:r w:rsidR="00B55DC3" w:rsidRPr="005C08CF">
        <w:t>through imputation</w:t>
      </w:r>
      <w:r w:rsidR="00AF6FC5">
        <w:rPr>
          <w:rStyle w:val="FootnoteReference"/>
        </w:rPr>
        <w:footnoteReference w:id="2"/>
      </w:r>
      <w:r w:rsidR="00B55DC3" w:rsidRPr="005C08CF">
        <w:t xml:space="preserve"> based on the nature of the data.</w:t>
      </w:r>
      <w:r w:rsidR="005C08CF">
        <w:t xml:space="preserve"> Analysis on complete records has shown that the average life span of a wind farm is around 15 years</w:t>
      </w:r>
      <w:r w:rsidR="00E5537F">
        <w:t xml:space="preserve"> as </w:t>
      </w:r>
      <w:proofErr w:type="spellStart"/>
      <w:r w:rsidR="00E5537F">
        <w:t>shown</w:t>
      </w:r>
      <w:proofErr w:type="spellEnd"/>
      <w:r w:rsidR="00E5537F">
        <w:t xml:space="preserve"> in </w:t>
      </w:r>
      <w:r w:rsidR="00E5537F">
        <w:fldChar w:fldCharType="begin"/>
      </w:r>
      <w:r w:rsidR="00E5537F">
        <w:instrText xml:space="preserve"> REF _Ref167278633 \h </w:instrText>
      </w:r>
      <w:r w:rsidR="00E5537F">
        <w:fldChar w:fldCharType="separate"/>
      </w:r>
      <w:proofErr w:type="spellStart"/>
      <w:r w:rsidR="00E5537F">
        <w:t>Figure</w:t>
      </w:r>
      <w:proofErr w:type="spellEnd"/>
      <w:r w:rsidR="00E5537F">
        <w:t xml:space="preserve"> </w:t>
      </w:r>
      <w:r w:rsidR="00E5537F">
        <w:rPr>
          <w:noProof/>
        </w:rPr>
        <w:t>2</w:t>
      </w:r>
      <w:r w:rsidR="00E5537F">
        <w:fldChar w:fldCharType="end"/>
      </w:r>
      <w:r w:rsidR="005C08CF">
        <w:t>. This knowledge, combined with the ‘status’ feature, which is always filled in, was used to impute the missing ‘start year’ data.</w:t>
      </w:r>
      <w:r w:rsidR="00AF6FC5">
        <w:t xml:space="preserve"> </w:t>
      </w:r>
    </w:p>
    <w:p w14:paraId="2AE76200" w14:textId="77777777" w:rsidR="005C08CF" w:rsidRDefault="00D468C2" w:rsidP="00DE7188">
      <w:pPr>
        <w:ind w:left="360"/>
      </w:pPr>
      <w:r w:rsidRPr="00DE7188">
        <w:rPr>
          <w:b/>
        </w:rPr>
        <w:t>Abbreviation:</w:t>
      </w:r>
      <w:r>
        <w:rPr>
          <w:b/>
        </w:rPr>
        <w:t xml:space="preserve"> </w:t>
      </w:r>
      <w:r w:rsidRPr="00DE7188">
        <w:t>T</w:t>
      </w:r>
      <w:r w:rsidR="005C08CF">
        <w:t>he project names were shortened to avoid visual clutter in the dashboard. Common occurences like ‘wind farm’, ‘wind project’, ... were removed as this is clear from the context. This reduced the average project name length from 28 to 18 characters.</w:t>
      </w:r>
    </w:p>
    <w:p w14:paraId="09A7739E" w14:textId="3219DDD5" w:rsidR="005C08CF" w:rsidRDefault="009C05EF" w:rsidP="00DE7188">
      <w:pPr>
        <w:ind w:left="360"/>
      </w:pPr>
      <w:r>
        <w:rPr>
          <w:b/>
        </w:rPr>
        <w:t>Handling</w:t>
      </w:r>
      <w:r w:rsidR="00D468C2">
        <w:rPr>
          <w:b/>
        </w:rPr>
        <w:t xml:space="preserve"> outliers</w:t>
      </w:r>
      <w:r w:rsidR="00D468C2" w:rsidRPr="00DE7188">
        <w:rPr>
          <w:b/>
        </w:rPr>
        <w:t>:</w:t>
      </w:r>
      <w:r w:rsidR="00D468C2">
        <w:rPr>
          <w:b/>
        </w:rPr>
        <w:t xml:space="preserve"> </w:t>
      </w:r>
      <w:r w:rsidR="00D468C2" w:rsidRPr="00DE7188">
        <w:t>R</w:t>
      </w:r>
      <w:r w:rsidR="005C08CF">
        <w:t xml:space="preserve">ecords with outliers in terms of installed capacity were removed. Based on </w:t>
      </w:r>
      <w:r w:rsidR="00D468C2">
        <w:t>business expertise</w:t>
      </w:r>
      <w:r w:rsidR="00D468C2">
        <w:rPr>
          <w:rStyle w:val="FootnoteReference"/>
        </w:rPr>
        <w:footnoteReference w:id="3"/>
      </w:r>
      <w:r w:rsidR="00D468C2">
        <w:t xml:space="preserve"> </w:t>
      </w:r>
      <w:r w:rsidR="005C08CF">
        <w:t xml:space="preserve">and research on a sample of these records </w:t>
      </w:r>
      <w:r w:rsidR="006F7769">
        <w:t>we deduced</w:t>
      </w:r>
      <w:r w:rsidR="005C08CF">
        <w:t xml:space="preserve"> that units with a capacity of more than 10GW </w:t>
      </w:r>
      <w:r w:rsidR="006F7769">
        <w:t>are</w:t>
      </w:r>
      <w:r w:rsidR="005C08CF">
        <w:t xml:space="preserve"> likely unrealistic and should be removed.</w:t>
      </w:r>
    </w:p>
    <w:p w14:paraId="780B312A" w14:textId="77777777" w:rsidR="002736FE" w:rsidRPr="006F7769" w:rsidRDefault="006F7769" w:rsidP="00DE7188">
      <w:pPr>
        <w:ind w:left="360"/>
      </w:pPr>
      <w:r w:rsidRPr="00DE7188">
        <w:rPr>
          <w:b/>
        </w:rPr>
        <w:t>D</w:t>
      </w:r>
      <w:r w:rsidR="002736FE" w:rsidRPr="00DE7188">
        <w:rPr>
          <w:b/>
        </w:rPr>
        <w:t xml:space="preserve">ata type harmonization. </w:t>
      </w:r>
      <w:r>
        <w:t>Data types were converted into the desired format (datetime, integer, ...) before storing the final cleaned records in ‘.parquet‘ files.</w:t>
      </w:r>
    </w:p>
    <w:p w14:paraId="6069FE02" w14:textId="77777777" w:rsidR="00B55DC3" w:rsidRPr="00B55DC3" w:rsidRDefault="00A00FC7">
      <w:r>
        <w:t>By</w:t>
      </w:r>
      <w:r w:rsidR="006F7769">
        <w:t xml:space="preserve"> using a Jupyter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716300BD" w:rsidR="008576E2" w:rsidRDefault="00E5537F" w:rsidP="00E5537F">
      <w:pPr>
        <w:pStyle w:val="Caption"/>
        <w:jc w:val="center"/>
      </w:pPr>
      <w:bookmarkStart w:id="25" w:name="_Ref167278633"/>
      <w:r>
        <w:t xml:space="preserve">Figure </w:t>
      </w:r>
      <w:r>
        <w:fldChar w:fldCharType="begin"/>
      </w:r>
      <w:r>
        <w:instrText xml:space="preserve"> SEQ Figure \* ARABIC </w:instrText>
      </w:r>
      <w:r>
        <w:fldChar w:fldCharType="separate"/>
      </w:r>
      <w:r w:rsidR="006B5759">
        <w:rPr>
          <w:noProof/>
        </w:rPr>
        <w:t>2</w:t>
      </w:r>
      <w:r>
        <w:rPr>
          <w:noProof/>
        </w:rPr>
        <w:fldChar w:fldCharType="end"/>
      </w:r>
      <w:bookmarkEnd w:id="25"/>
      <w:r>
        <w:t xml:space="preserve"> Distribution of the life expectancy of wind farms for which there was no missing data.</w:t>
      </w:r>
    </w:p>
    <w:p w14:paraId="1CF0221D" w14:textId="3379A3B0" w:rsidR="008576E2" w:rsidRDefault="008576E2" w:rsidP="008576E2">
      <w:pPr>
        <w:pStyle w:val="Heading1"/>
      </w:pPr>
      <w:bookmarkStart w:id="26" w:name="_Toc167044274"/>
      <w:bookmarkStart w:id="27" w:name="_Toc167278829"/>
      <w:r>
        <w:t>Validation</w:t>
      </w:r>
      <w:r w:rsidR="00422691">
        <w:t xml:space="preserve"> </w:t>
      </w:r>
      <w:r w:rsidR="00422691" w:rsidRPr="00DE7188">
        <w:rPr>
          <w:highlight w:val="yellow"/>
        </w:rPr>
        <w:t>(RUTH)</w:t>
      </w:r>
      <w:bookmarkEnd w:id="26"/>
      <w:bookmarkEnd w:id="27"/>
    </w:p>
    <w:p w14:paraId="5C89562D" w14:textId="3D553F01" w:rsidR="00901260" w:rsidRPr="00D91F53" w:rsidRDefault="00901260" w:rsidP="00DE7188">
      <w:pPr>
        <w:rPr>
          <w:i/>
        </w:rPr>
      </w:pPr>
      <w:r w:rsidRPr="00D91F53">
        <w:rPr>
          <w:i/>
          <w:highlight w:val="yellow"/>
        </w:rPr>
        <w:t>don’t necessarily follow this substructure, oprganize it any way you want</w:t>
      </w:r>
    </w:p>
    <w:p w14:paraId="57FEAF03" w14:textId="77777777" w:rsidR="008576E2" w:rsidRDefault="008576E2" w:rsidP="008576E2">
      <w:pPr>
        <w:pStyle w:val="Heading2"/>
      </w:pPr>
      <w:bookmarkStart w:id="28" w:name="_Toc167044275"/>
      <w:r>
        <w:t>Domain</w:t>
      </w:r>
      <w:bookmarkEnd w:id="28"/>
    </w:p>
    <w:p w14:paraId="608CDB0F" w14:textId="77777777" w:rsidR="008576E2" w:rsidRDefault="008576E2" w:rsidP="008576E2">
      <w:r>
        <w:t>lorem ipsum</w:t>
      </w:r>
    </w:p>
    <w:p w14:paraId="16BCA78B" w14:textId="77777777" w:rsidR="008576E2" w:rsidRDefault="008576E2" w:rsidP="008576E2">
      <w:pPr>
        <w:pStyle w:val="Heading2"/>
      </w:pPr>
      <w:bookmarkStart w:id="29" w:name="_Toc167044276"/>
      <w:r>
        <w:t>Abstraction</w:t>
      </w:r>
      <w:bookmarkEnd w:id="29"/>
    </w:p>
    <w:p w14:paraId="5E7431D9" w14:textId="77777777" w:rsidR="008576E2" w:rsidRDefault="008576E2" w:rsidP="008576E2">
      <w: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eastAsia="nl-BE"/>
        </w:rPr>
      </w:pPr>
      <w:r w:rsidRPr="008576E2">
        <w:rPr>
          <w:rFonts w:ascii="Calibri" w:eastAsia="Times New Roman" w:hAnsi="Calibri" w:cs="Calibri"/>
          <w:lang w:eastAsia="nl-BE"/>
        </w:rPr>
        <w:t>make the problem statement more generic?</w:t>
      </w:r>
      <w:r>
        <w:rPr>
          <w:rFonts w:ascii="Calibri" w:eastAsia="Times New Roman" w:hAnsi="Calibri" w:cs="Calibri"/>
          <w:lang w:eastAsia="nl-BE"/>
        </w:rPr>
        <w:t xml:space="preserve"> </w:t>
      </w:r>
      <w:r>
        <w:rPr>
          <w:rFonts w:ascii="Calibri" w:hAnsi="Calibri" w:cs="Calibri"/>
        </w:rPr>
        <w:t>lecture 04</w:t>
      </w:r>
    </w:p>
    <w:p w14:paraId="37593305" w14:textId="77777777" w:rsidR="008576E2" w:rsidRDefault="008576E2" w:rsidP="008576E2">
      <w:pPr>
        <w:pStyle w:val="Heading2"/>
      </w:pPr>
      <w:bookmarkStart w:id="30" w:name="_Toc167044277"/>
      <w:r>
        <w:t>Visual encoding</w:t>
      </w:r>
      <w:bookmarkEnd w:id="30"/>
    </w:p>
    <w:p w14:paraId="74070F6B" w14:textId="77777777" w:rsidR="008576E2" w:rsidRDefault="008576E2" w:rsidP="008576E2">
      <w:r>
        <w:t>lorem ipsum</w:t>
      </w:r>
    </w:p>
    <w:p w14:paraId="4DE77C73" w14:textId="77777777" w:rsidR="008576E2" w:rsidRPr="008576E2" w:rsidRDefault="008576E2" w:rsidP="008576E2">
      <w:r>
        <w:tab/>
      </w:r>
      <w:r>
        <w:rPr>
          <w:rFonts w:ascii="Calibri" w:hAnsi="Calibri" w:cs="Calibri"/>
        </w:rPr>
        <w:t>chose visuals based on human capabilities – make the link lecture 04</w:t>
      </w:r>
    </w:p>
    <w:p w14:paraId="449E15ED" w14:textId="77777777" w:rsidR="008576E2" w:rsidRDefault="008576E2" w:rsidP="008576E2">
      <w:pPr>
        <w:pStyle w:val="Heading2"/>
      </w:pPr>
      <w:bookmarkStart w:id="31" w:name="_Toc167044278"/>
      <w:r>
        <w:t>Algorithm</w:t>
      </w:r>
      <w:bookmarkEnd w:id="31"/>
    </w:p>
    <w:p w14:paraId="7FBC103E" w14:textId="77777777" w:rsidR="008576E2" w:rsidRDefault="008576E2" w:rsidP="008576E2">
      <w:r>
        <w:t>lorem ipsum</w:t>
      </w:r>
    </w:p>
    <w:p w14:paraId="6CC810FC" w14:textId="77777777" w:rsidR="008576E2" w:rsidRDefault="008576E2" w:rsidP="008576E2">
      <w:pPr>
        <w:pStyle w:val="Heading1"/>
      </w:pPr>
      <w:bookmarkStart w:id="32" w:name="_Toc167044279"/>
      <w:bookmarkStart w:id="33" w:name="_Toc167278830"/>
      <w:r>
        <w:t>Product</w:t>
      </w:r>
      <w:bookmarkEnd w:id="32"/>
      <w:bookmarkEnd w:id="33"/>
    </w:p>
    <w:p w14:paraId="52407421" w14:textId="77777777" w:rsidR="008576E2" w:rsidRDefault="008576E2" w:rsidP="008576E2">
      <w:pPr>
        <w:pStyle w:val="Heading2"/>
      </w:pPr>
      <w:bookmarkStart w:id="34" w:name="_Toc167044280"/>
      <w:r>
        <w:t>Mockups</w:t>
      </w:r>
      <w:bookmarkEnd w:id="34"/>
    </w:p>
    <w:p w14:paraId="0DB3F513" w14:textId="08314328" w:rsidR="008576E2" w:rsidRDefault="000E3222" w:rsidP="008576E2">
      <w:r>
        <w:t xml:space="preserve">For inspiration we drew from the John Hopkins Covid dashboard Course example. During a team call, a mockup was created to agree on a target layout. From this sessions we concluded: </w:t>
      </w:r>
    </w:p>
    <w:p w14:paraId="4BCDA0A2" w14:textId="77777777" w:rsidR="000E3222" w:rsidRDefault="000E3222" w:rsidP="00DE7188">
      <w:pPr>
        <w:pStyle w:val="ListParagraph"/>
        <w:numPr>
          <w:ilvl w:val="0"/>
          <w:numId w:val="8"/>
        </w:numPr>
      </w:pPr>
      <w:r>
        <w:t>Big aggregate numbers (BANs) should be used to show aggregate results, and be placed on the left.</w:t>
      </w:r>
    </w:p>
    <w:p w14:paraId="2A9852AD" w14:textId="77777777" w:rsidR="000E3222" w:rsidRDefault="000E3222" w:rsidP="00DE7188">
      <w:pPr>
        <w:pStyle w:val="ListParagraph"/>
        <w:numPr>
          <w:ilvl w:val="0"/>
          <w:numId w:val="8"/>
        </w:numPr>
      </w:pPr>
      <w:r>
        <w:t xml:space="preserve">The filters should be on the top of the screen. They should impact the BAN, map and bar chart. </w:t>
      </w:r>
    </w:p>
    <w:p w14:paraId="30A878F0" w14:textId="77777777" w:rsidR="000E3222" w:rsidRDefault="000E3222" w:rsidP="00DE7188">
      <w:pPr>
        <w:pStyle w:val="ListParagraph"/>
        <w:numPr>
          <w:ilvl w:val="0"/>
          <w:numId w:val="8"/>
        </w:numPr>
      </w:pPr>
      <w:r>
        <w:t>The map should be the central piece of the dashboard and take up sufficient space.</w:t>
      </w:r>
    </w:p>
    <w:p w14:paraId="4A344A9B" w14:textId="77777777" w:rsidR="000E3222" w:rsidRDefault="000E3222" w:rsidP="00DE7188">
      <w:pPr>
        <w:pStyle w:val="ListParagraph"/>
        <w:numPr>
          <w:ilvl w:val="0"/>
          <w:numId w:val="8"/>
        </w:numPr>
      </w:pPr>
      <w:r>
        <w:t>A ranked bar chart should be placed on the right and allow the user to explore the largest units.</w:t>
      </w:r>
    </w:p>
    <w:p w14:paraId="531EF7B8" w14:textId="77777777" w:rsidR="000E3222" w:rsidRPr="000E3222" w:rsidRDefault="000E3222">
      <w:r>
        <w:t>Having made this mockup allowed us to collect feedback before creating the first prototype (e.g. some filters are missing).</w:t>
      </w:r>
    </w:p>
    <w:p w14:paraId="66123EC2" w14:textId="77777777" w:rsidR="000E3222" w:rsidRDefault="000E3222" w:rsidP="008576E2">
      <w:r w:rsidRPr="000E3222">
        <w:rPr>
          <w:noProof/>
          <w:lang w:eastAsia="nl-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Heading2"/>
      </w:pPr>
      <w:bookmarkStart w:id="35" w:name="_Toc167044281"/>
      <w:r>
        <w:t>Framework</w:t>
      </w:r>
      <w:bookmarkEnd w:id="35"/>
      <w:r w:rsidR="00A00FC7">
        <w:t xml:space="preserve"> choices</w:t>
      </w:r>
    </w:p>
    <w:p w14:paraId="010E3BD3" w14:textId="77777777" w:rsidR="00A00FC7" w:rsidRDefault="00A00FC7" w:rsidP="00DE7188">
      <w:r>
        <w:t xml:space="preserve">The interactive visualisation is built using the Dash and Plotly graphics. </w:t>
      </w:r>
    </w:p>
    <w:p w14:paraId="1A19AF00" w14:textId="77777777" w:rsidR="00A00FC7" w:rsidRDefault="00A00FC7" w:rsidP="00DE7188">
      <w:r w:rsidRPr="00A00FC7">
        <w:t>Dash</w:t>
      </w:r>
      <w:r w:rsidR="00F02ACF">
        <w:rPr>
          <w:rStyle w:val="FootnoteReference"/>
        </w:rPr>
        <w:footnoteReference w:id="4"/>
      </w:r>
      <w:r w:rsidRPr="00A00FC7">
        <w:t xml:space="preserve"> is a web framework for building interactive, web-based data visualization applications using Python.</w:t>
      </w:r>
      <w:r>
        <w:t xml:space="preserve"> </w:t>
      </w:r>
      <w:r w:rsidRPr="00A00FC7">
        <w:t>Dash is stateless, meaning that each user interaction with the application does not rely on the previous interactions, allowing for scalable and consistent performance regardless of the number of users.</w:t>
      </w:r>
      <w:r>
        <w:t xml:space="preserve"> </w:t>
      </w:r>
      <w:r w:rsidRPr="00A00FC7">
        <w:t xml:space="preserve">Dash </w:t>
      </w:r>
      <w:r>
        <w:t xml:space="preserve">is popular </w:t>
      </w:r>
      <w:r w:rsidRPr="00A00FC7">
        <w:t>because it simplifies the process of building interactive, web-based data visualizations and applications with Python, making it accessible even for those with limited web development experience.</w:t>
      </w:r>
    </w:p>
    <w:p w14:paraId="665B3FF5" w14:textId="77777777" w:rsidR="00A00FC7" w:rsidRDefault="00A00FC7" w:rsidP="00DE7188">
      <w:r w:rsidRPr="00A00FC7">
        <w:t>Plotly</w:t>
      </w:r>
      <w:r w:rsidR="00F02ACF">
        <w:rPr>
          <w:rStyle w:val="FootnoteReference"/>
        </w:rPr>
        <w:footnoteReference w:id="5"/>
      </w:r>
      <w:r w:rsidRPr="00A00FC7">
        <w:t xml:space="preserve"> is an open-source graphing library that enables the creation of interactive, web-based visualizations with ease and flexibility.</w:t>
      </w:r>
      <w:r>
        <w:t xml:space="preserve"> </w:t>
      </w:r>
      <w:r w:rsidRPr="00A00FC7">
        <w:t>Plotly is versatile, offering numerous ways to create a wide range of interactive visualizations.</w:t>
      </w:r>
      <w:r>
        <w:t xml:space="preserve"> Given its many bindings, </w:t>
      </w:r>
      <w:r w:rsidRPr="00A00FC7">
        <w:t>Python developers</w:t>
      </w:r>
      <w:r>
        <w:t xml:space="preserve"> can</w:t>
      </w:r>
      <w:r w:rsidRPr="00A00FC7">
        <w:t xml:space="preserve"> use Plotly without needing to know JavaScript.</w:t>
      </w:r>
      <w:r>
        <w:t xml:space="preserve"> </w:t>
      </w:r>
    </w:p>
    <w:p w14:paraId="55B17EBE" w14:textId="32F571D5" w:rsidR="00A00FC7" w:rsidRDefault="00A00FC7" w:rsidP="00A00FC7">
      <w:r>
        <w:t xml:space="preserve">Plotly and Dash integrate seamlessly. </w:t>
      </w:r>
    </w:p>
    <w:p w14:paraId="0D1CBF31" w14:textId="3A698331" w:rsidR="009C05EF" w:rsidRDefault="009C05EF" w:rsidP="00DE7188">
      <w:pPr>
        <w:jc w:val="cente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pPr>
      <w:commentRangeStart w:id="36"/>
      <w:r>
        <w:t xml:space="preserve">Map </w:t>
      </w:r>
      <w:r w:rsidRPr="00A00FC7">
        <w:t>visualizations</w:t>
      </w:r>
      <w:commentRangeEnd w:id="36"/>
      <w:r w:rsidR="00F02ACF">
        <w:rPr>
          <w:rStyle w:val="CommentReference"/>
          <w:rFonts w:asciiTheme="minorHAnsi" w:eastAsiaTheme="minorHAnsi" w:hAnsiTheme="minorHAnsi" w:cstheme="minorBidi"/>
          <w:color w:val="auto"/>
        </w:rPr>
        <w:commentReference w:id="36"/>
      </w:r>
    </w:p>
    <w:p w14:paraId="73DD987E" w14:textId="2FC2DF55" w:rsidR="007B65B1" w:rsidRDefault="00A00FC7" w:rsidP="00DE7188">
      <w:r>
        <w:t xml:space="preserve">With a </w:t>
      </w:r>
      <w:r w:rsidR="007B65B1">
        <w:t xml:space="preserve">map </w:t>
      </w:r>
      <w:r>
        <w:t xml:space="preserve">as the centerpiece of the app, some research time was devoted to finding </w:t>
      </w:r>
      <w:r w:rsidR="007B65B1">
        <w:t xml:space="preserve">and testing </w:t>
      </w:r>
      <w:r>
        <w:t xml:space="preserve">the optimal </w:t>
      </w:r>
      <w:r w:rsidR="007B65B1">
        <w:t xml:space="preserve">map </w:t>
      </w:r>
      <w:r w:rsidR="00504C87">
        <w:t>visualization</w:t>
      </w:r>
      <w:r w:rsidR="007B65B1">
        <w:t xml:space="preserve"> framework. While a 3D representation may give off a modern first impression, it is inferior to a 2D representation due to occlusion. E.g. in </w:t>
      </w:r>
      <w:r w:rsidR="00D91F53">
        <w:rPr>
          <w:highlight w:val="yellow"/>
        </w:rPr>
        <w:fldChar w:fldCharType="begin"/>
      </w:r>
      <w:r w:rsidR="00D91F53">
        <w:instrText xml:space="preserve"> REF _Ref167278744 \h </w:instrText>
      </w:r>
      <w:r w:rsidR="00D91F53">
        <w:rPr>
          <w:highlight w:val="yellow"/>
        </w:rPr>
      </w:r>
      <w:r w:rsidR="00D91F53">
        <w:rPr>
          <w:highlight w:val="yellow"/>
        </w:rPr>
        <w:fldChar w:fldCharType="separate"/>
      </w:r>
      <w:proofErr w:type="spellStart"/>
      <w:r w:rsidR="00D91F53">
        <w:t>Figure</w:t>
      </w:r>
      <w:proofErr w:type="spellEnd"/>
      <w:r w:rsidR="00D91F53">
        <w:t xml:space="preserve"> </w:t>
      </w:r>
      <w:r w:rsidR="00D91F53">
        <w:rPr>
          <w:noProof/>
        </w:rPr>
        <w:t>3</w:t>
      </w:r>
      <w:r w:rsidR="00D91F53">
        <w:rPr>
          <w:highlight w:val="yellow"/>
        </w:rPr>
        <w:fldChar w:fldCharType="end"/>
      </w:r>
      <w:r w:rsidR="00D91F53">
        <w:t xml:space="preserve"> </w:t>
      </w:r>
      <w:proofErr w:type="spellStart"/>
      <w:r w:rsidR="007B65B1">
        <w:t>it</w:t>
      </w:r>
      <w:proofErr w:type="spellEnd"/>
      <w:r w:rsidR="007B65B1">
        <w:t xml:space="preserve"> is </w:t>
      </w:r>
      <w:proofErr w:type="spellStart"/>
      <w:r w:rsidR="007B65B1">
        <w:t>impossible</w:t>
      </w:r>
      <w:proofErr w:type="spellEnd"/>
      <w:r w:rsidR="007B65B1">
        <w:t xml:space="preserv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14:paraId="694242B7" w14:textId="77777777" w:rsidTr="00B80691">
        <w:tc>
          <w:tcPr>
            <w:tcW w:w="4508" w:type="dxa"/>
          </w:tcPr>
          <w:p w14:paraId="2754FF68" w14:textId="77777777" w:rsidR="00D91F53" w:rsidRDefault="00D91F53" w:rsidP="00D91F53">
            <w:pPr>
              <w:keepNext/>
            </w:pPr>
            <w:r w:rsidRPr="007B65B1">
              <w:rPr>
                <w:noProof/>
                <w:lang w:eastAsia="nl-BE"/>
              </w:rPr>
              <w:lastRenderedPageBreak/>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734E8934" w:rsidR="00D91F53" w:rsidRDefault="00D91F53" w:rsidP="00D91F53">
            <w:pPr>
              <w:pStyle w:val="Caption"/>
              <w:jc w:val="center"/>
              <w:rPr>
                <w:noProof/>
                <w:lang w:eastAsia="nl-BE"/>
              </w:rPr>
            </w:pPr>
            <w:bookmarkStart w:id="37" w:name="_Ref167278744"/>
            <w:r>
              <w:t xml:space="preserve">Figure </w:t>
            </w:r>
            <w:r>
              <w:fldChar w:fldCharType="begin"/>
            </w:r>
            <w:r>
              <w:instrText xml:space="preserve"> SEQ Figure \* ARABIC </w:instrText>
            </w:r>
            <w:r>
              <w:fldChar w:fldCharType="separate"/>
            </w:r>
            <w:r w:rsidR="006B5759">
              <w:rPr>
                <w:noProof/>
              </w:rPr>
              <w:t>3</w:t>
            </w:r>
            <w:r>
              <w:rPr>
                <w:noProof/>
              </w:rPr>
              <w:fldChar w:fldCharType="end"/>
            </w:r>
            <w:bookmarkEnd w:id="37"/>
            <w: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5901C48F" w:rsidR="00D91F53" w:rsidRDefault="00D91F53" w:rsidP="00D91F53">
            <w:pPr>
              <w:pStyle w:val="Caption"/>
              <w:jc w:val="center"/>
              <w:rPr>
                <w:noProof/>
                <w:lang w:eastAsia="nl-BE"/>
              </w:rPr>
            </w:pPr>
            <w:r>
              <w:t xml:space="preserve">Figure </w:t>
            </w:r>
            <w:r>
              <w:fldChar w:fldCharType="begin"/>
            </w:r>
            <w:r>
              <w:instrText xml:space="preserve"> SEQ Figure \* ARABIC </w:instrText>
            </w:r>
            <w:r>
              <w:fldChar w:fldCharType="separate"/>
            </w:r>
            <w:r w:rsidR="006B5759">
              <w:rPr>
                <w:noProof/>
              </w:rPr>
              <w:t>4</w:t>
            </w:r>
            <w:r>
              <w:rPr>
                <w:noProof/>
              </w:rPr>
              <w:fldChar w:fldCharType="end"/>
            </w:r>
            <w:r>
              <w:t xml:space="preserve"> </w:t>
            </w:r>
            <w:r w:rsidRPr="00940233">
              <w:t xml:space="preserve">Map visualization experiment using </w:t>
            </w:r>
            <w:r>
              <w:t>2D projection.</w:t>
            </w:r>
          </w:p>
        </w:tc>
      </w:tr>
    </w:tbl>
    <w:p w14:paraId="04A6C5B7" w14:textId="77777777" w:rsidR="00D91F53" w:rsidRDefault="00D91F53" w:rsidP="00DE7188">
      <w:pPr>
        <w:rPr>
          <w:noProof/>
          <w:lang w:eastAsia="nl-BE"/>
        </w:rPr>
      </w:pPr>
    </w:p>
    <w:p w14:paraId="3E897CA5" w14:textId="57349EEA" w:rsidR="007830C2" w:rsidRPr="00E30D7D" w:rsidRDefault="007B65B1" w:rsidP="00E30D7D">
      <w:pPr>
        <w:rPr>
          <w:lang w:val="en-US"/>
        </w:rPr>
      </w:pPr>
      <w:r>
        <w:t xml:space="preserve">A comparative table was found on </w:t>
      </w:r>
      <w:r w:rsidR="00504C87">
        <w:t>P</w:t>
      </w:r>
      <w:r>
        <w:t xml:space="preserve">lotly’s website and copied in </w:t>
      </w:r>
      <w:r w:rsidRPr="00DE7188">
        <w:rPr>
          <w:b/>
          <w:highlight w:val="yellow"/>
        </w:rPr>
        <w:t>appendix B</w:t>
      </w:r>
      <w:r w:rsidRPr="00DE7188">
        <w:rPr>
          <w:b/>
        </w:rPr>
        <w:t>.</w:t>
      </w:r>
      <w:r>
        <w:rPr>
          <w:b/>
        </w:rPr>
        <w:t xml:space="preserve"> </w:t>
      </w:r>
      <w:r w:rsidRPr="00DE7188">
        <w:t>Special attention was given to built-in semantic zooming support.</w:t>
      </w:r>
      <w:r>
        <w:t xml:space="preserve"> In the end the choice was made to go forward with </w:t>
      </w:r>
      <w:r w:rsidR="00A00FC7">
        <w:t>Plotly</w:t>
      </w:r>
      <w:r>
        <w:t xml:space="preserve">’s </w:t>
      </w:r>
      <w:r w:rsidR="00A00FC7">
        <w:t>built-in support for map visualisations based on mapbox</w:t>
      </w:r>
      <w:r w:rsidR="00504C87">
        <w:t xml:space="preserve">. </w:t>
      </w:r>
      <w:r w:rsidR="00A00FC7" w:rsidRPr="00A00FC7">
        <w:t>Mapbox is a platform that provides tools and APIs for creating custom, interactive maps and geospatial visualizations for web and mobile applications.</w:t>
      </w:r>
      <w:r w:rsidR="00504C87">
        <w:t xml:space="preserve"> Two semantic zoom levels were implemented manually, to increase performance and maintain fine control over the location of the aggregate circles.</w:t>
      </w:r>
      <w:bookmarkStart w:id="38" w:name="_GoBack"/>
      <w:bookmarkEnd w:id="38"/>
    </w:p>
    <w:p w14:paraId="4F317E83" w14:textId="000C46E7" w:rsidR="008576E2" w:rsidRPr="007830C2" w:rsidRDefault="008576E2" w:rsidP="007830C2">
      <w:pPr>
        <w:pStyle w:val="Heading2"/>
      </w:pPr>
      <w:bookmarkStart w:id="39" w:name="_Toc167044282"/>
      <w:r w:rsidRPr="007830C2">
        <w:t>Final product</w:t>
      </w:r>
      <w:bookmarkEnd w:id="39"/>
      <w:r w:rsidR="00DE7188" w:rsidRPr="007830C2">
        <w:t xml:space="preserve"> </w:t>
      </w:r>
    </w:p>
    <w:p w14:paraId="5203D5CC" w14:textId="7719AC1B" w:rsidR="0062175D" w:rsidDel="009C5CDB" w:rsidRDefault="0062175D" w:rsidP="008576E2">
      <w:pPr>
        <w:rPr>
          <w:del w:id="40" w:author="Jorrit Vander Mynsbrugge" w:date="2024-05-23T09:01:00Z"/>
          <w:lang w:val="en-US"/>
        </w:rPr>
      </w:pPr>
    </w:p>
    <w:p w14:paraId="32043E00" w14:textId="48D0ADD8" w:rsidR="0062175D" w:rsidRDefault="0062175D" w:rsidP="0062175D">
      <w:pPr>
        <w:rPr>
          <w:lang w:val="en-US"/>
        </w:rPr>
      </w:pPr>
      <w:r>
        <w:rPr>
          <w:lang w:val="en-US"/>
        </w:rPr>
        <w:t xml:space="preserve">Our final product is </w:t>
      </w:r>
      <w:del w:id="41" w:author="Jorrit Vander Mynsbrugge" w:date="2024-05-23T09:01:00Z">
        <w:r w:rsidDel="009C5CDB">
          <w:rPr>
            <w:lang w:val="en-US"/>
          </w:rPr>
          <w:delText xml:space="preserve">a data visualization of </w:delText>
        </w:r>
      </w:del>
      <w:r>
        <w:rPr>
          <w:lang w:val="en-US"/>
        </w:rPr>
        <w:t xml:space="preserve">an interactive dashboard of global wind power. It consists of several components which </w:t>
      </w:r>
      <w:del w:id="42" w:author="Jorrit Vander Mynsbrugge" w:date="2024-05-23T09:01:00Z">
        <w:r w:rsidDel="009C5CDB">
          <w:rPr>
            <w:lang w:val="en-US"/>
          </w:rPr>
          <w:delText xml:space="preserve">is </w:delText>
        </w:r>
      </w:del>
      <w:ins w:id="43" w:author="Jorrit Vander Mynsbrugge" w:date="2024-05-23T09:01:00Z">
        <w:r w:rsidR="009C5CDB">
          <w:rPr>
            <w:lang w:val="en-BE"/>
          </w:rPr>
          <w:t>are</w:t>
        </w:r>
        <w:r w:rsidR="009C5CDB">
          <w:rPr>
            <w:lang w:val="en-US"/>
          </w:rPr>
          <w:t xml:space="preserve"> </w:t>
        </w:r>
      </w:ins>
      <w:r>
        <w:rPr>
          <w:lang w:val="en-US"/>
        </w:rPr>
        <w:t>described below:</w:t>
      </w:r>
    </w:p>
    <w:p w14:paraId="2A633DF1" w14:textId="25F18771" w:rsidR="0062175D" w:rsidRPr="00E30D7D" w:rsidRDefault="009C5CDB" w:rsidP="008576E2">
      <w:pPr>
        <w:pStyle w:val="ListParagraph"/>
        <w:numPr>
          <w:ilvl w:val="0"/>
          <w:numId w:val="23"/>
        </w:numPr>
        <w:rPr>
          <w:lang w:val="en-US"/>
        </w:rPr>
      </w:pPr>
      <w:ins w:id="44" w:author="Jorrit Vander Mynsbrugge" w:date="2024-05-23T09:02:00Z">
        <w:r w:rsidRPr="009C5CDB">
          <w:rPr>
            <w:b/>
            <w:rPrChange w:id="45" w:author="Jorrit Vander Mynsbrugge" w:date="2024-05-23T09:02:00Z">
              <w:rPr/>
            </w:rPrChange>
          </w:rPr>
          <w:t xml:space="preserve">Big </w:t>
        </w:r>
        <w:proofErr w:type="spellStart"/>
        <w:r w:rsidRPr="009C5CDB">
          <w:rPr>
            <w:b/>
            <w:rPrChange w:id="46" w:author="Jorrit Vander Mynsbrugge" w:date="2024-05-23T09:02:00Z">
              <w:rPr/>
            </w:rPrChange>
          </w:rPr>
          <w:t>aggregate</w:t>
        </w:r>
        <w:proofErr w:type="spellEnd"/>
        <w:r w:rsidRPr="009C5CDB">
          <w:rPr>
            <w:b/>
            <w:rPrChange w:id="47" w:author="Jorrit Vander Mynsbrugge" w:date="2024-05-23T09:02:00Z">
              <w:rPr/>
            </w:rPrChange>
          </w:rPr>
          <w:t xml:space="preserve"> </w:t>
        </w:r>
        <w:proofErr w:type="spellStart"/>
        <w:r w:rsidRPr="009C5CDB">
          <w:rPr>
            <w:b/>
            <w:rPrChange w:id="48" w:author="Jorrit Vander Mynsbrugge" w:date="2024-05-23T09:02:00Z">
              <w:rPr/>
            </w:rPrChange>
          </w:rPr>
          <w:t>numbers</w:t>
        </w:r>
        <w:proofErr w:type="spellEnd"/>
        <w:r w:rsidRPr="009C5CDB">
          <w:rPr>
            <w:b/>
            <w:rPrChange w:id="49" w:author="Jorrit Vander Mynsbrugge" w:date="2024-05-23T09:02:00Z">
              <w:rPr/>
            </w:rPrChange>
          </w:rPr>
          <w:t xml:space="preserve"> (</w:t>
        </w:r>
        <w:proofErr w:type="spellStart"/>
        <w:r w:rsidRPr="009C5CDB">
          <w:rPr>
            <w:b/>
            <w:rPrChange w:id="50" w:author="Jorrit Vander Mynsbrugge" w:date="2024-05-23T09:02:00Z">
              <w:rPr/>
            </w:rPrChange>
          </w:rPr>
          <w:t>BANs</w:t>
        </w:r>
        <w:proofErr w:type="spellEnd"/>
        <w:r w:rsidRPr="009C5CDB">
          <w:rPr>
            <w:b/>
            <w:rPrChange w:id="51" w:author="Jorrit Vander Mynsbrugge" w:date="2024-05-23T09:02:00Z">
              <w:rPr/>
            </w:rPrChange>
          </w:rPr>
          <w:t>)</w:t>
        </w:r>
      </w:ins>
      <w:del w:id="52" w:author="Jorrit Vander Mynsbrugge" w:date="2024-05-23T09:02:00Z">
        <w:r w:rsidR="0062175D" w:rsidRPr="009C5CDB" w:rsidDel="009C5CDB">
          <w:rPr>
            <w:b/>
            <w:bCs/>
            <w:lang w:val="en-US"/>
          </w:rPr>
          <w:delText>B</w:delText>
        </w:r>
        <w:r w:rsidR="0062175D" w:rsidRPr="009C5CDB" w:rsidDel="009C5CDB">
          <w:rPr>
            <w:b/>
            <w:bCs/>
            <w:lang w:val="en-US"/>
          </w:rPr>
          <w:delText>ANs</w:delText>
        </w:r>
      </w:del>
      <w:r w:rsidR="0062175D" w:rsidRPr="009C5CDB">
        <w:rPr>
          <w:b/>
          <w:lang w:val="en-US"/>
          <w:rPrChange w:id="53" w:author="Jorrit Vander Mynsbrugge" w:date="2024-05-23T09:02:00Z">
            <w:rPr>
              <w:lang w:val="en-US"/>
            </w:rPr>
          </w:rPrChange>
        </w:rPr>
        <w:t>:</w:t>
      </w:r>
      <w:r w:rsidR="0062175D">
        <w:rPr>
          <w:lang w:val="en-US"/>
        </w:rPr>
        <w:t xml:space="preserve"> On the left side of the map </w:t>
      </w:r>
      <w:del w:id="54" w:author="Jorrit Vander Mynsbrugge" w:date="2024-05-23T09:02:00Z">
        <w:r w:rsidR="007830C2" w:rsidDel="009C5CDB">
          <w:rPr>
            <w:lang w:val="en-US"/>
          </w:rPr>
          <w:delText xml:space="preserve">exist the </w:delText>
        </w:r>
      </w:del>
      <w:r w:rsidR="007830C2">
        <w:rPr>
          <w:lang w:val="en-US"/>
        </w:rPr>
        <w:t xml:space="preserve">BANs </w:t>
      </w:r>
      <w:ins w:id="55" w:author="Jorrit Vander Mynsbrugge" w:date="2024-05-23T09:02:00Z">
        <w:r>
          <w:rPr>
            <w:lang w:val="en-BE"/>
          </w:rPr>
          <w:t xml:space="preserve">are placed </w:t>
        </w:r>
      </w:ins>
      <w:r w:rsidR="007830C2">
        <w:rPr>
          <w:lang w:val="en-US"/>
        </w:rPr>
        <w:t xml:space="preserve">representing </w:t>
      </w:r>
      <w:del w:id="56" w:author="Jorrit Vander Mynsbrugge" w:date="2024-05-23T09:02:00Z">
        <w:r w:rsidR="007830C2" w:rsidDel="009C5CDB">
          <w:rPr>
            <w:lang w:val="en-US"/>
          </w:rPr>
          <w:delText xml:space="preserve">each </w:delText>
        </w:r>
      </w:del>
      <w:ins w:id="57" w:author="Jorrit Vander Mynsbrugge" w:date="2024-05-23T09:02:00Z">
        <w:r>
          <w:rPr>
            <w:lang w:val="en-BE"/>
          </w:rPr>
          <w:t xml:space="preserve">the different </w:t>
        </w:r>
      </w:ins>
      <w:r w:rsidR="007830C2">
        <w:rPr>
          <w:lang w:val="en-US"/>
        </w:rPr>
        <w:t>continent</w:t>
      </w:r>
      <w:ins w:id="58" w:author="Jorrit Vander Mynsbrugge" w:date="2024-05-23T09:03:00Z">
        <w:r>
          <w:rPr>
            <w:lang w:val="en-BE"/>
          </w:rPr>
          <w:t>s</w:t>
        </w:r>
      </w:ins>
      <w:r w:rsidR="007830C2">
        <w:rPr>
          <w:lang w:val="en-US"/>
        </w:rPr>
        <w:t>. These BANs display the</w:t>
      </w:r>
      <w:ins w:id="59" w:author="Jorrit Vander Mynsbrugge" w:date="2024-05-23T09:02:00Z">
        <w:r>
          <w:rPr>
            <w:lang w:val="en-BE"/>
          </w:rPr>
          <w:t xml:space="preserve"> name and</w:t>
        </w:r>
      </w:ins>
      <w:r w:rsidR="007830C2">
        <w:rPr>
          <w:lang w:val="en-US"/>
        </w:rPr>
        <w:t xml:space="preserve"> total wind power capacity for each continent. Clicking on the BAN will update the map and bar chart according. For example: clicking on </w:t>
      </w:r>
      <w:r w:rsidR="00E30D7D">
        <w:rPr>
          <w:lang w:val="en-US"/>
        </w:rPr>
        <w:t>“Africa</w:t>
      </w:r>
      <w:del w:id="60" w:author="Jorrit Vander Mynsbrugge" w:date="2024-05-23T09:03:00Z">
        <w:r w:rsidR="00E30D7D" w:rsidDel="009C5CDB">
          <w:rPr>
            <w:lang w:val="en-US"/>
          </w:rPr>
          <w:delText xml:space="preserve"> Capacity</w:delText>
        </w:r>
      </w:del>
      <w:r w:rsidR="00E30D7D">
        <w:rPr>
          <w:lang w:val="en-US"/>
        </w:rPr>
        <w:t xml:space="preserve">” will display the wind farms on Africa only on the map and will display the data of the top 20 largest wind farms on the bar chart as shown in the </w:t>
      </w:r>
      <w:del w:id="61" w:author="Jorrit Vander Mynsbrugge" w:date="2024-05-23T09:04:00Z">
        <w:r w:rsidR="00E30D7D" w:rsidDel="009C5CDB">
          <w:rPr>
            <w:lang w:val="en-US"/>
          </w:rPr>
          <w:delText>figure 5</w:delText>
        </w:r>
      </w:del>
      <w:ins w:id="62" w:author="Jorrit Vander Mynsbrugge" w:date="2024-05-23T09:04:00Z">
        <w:r>
          <w:rPr>
            <w:lang w:val="en-US"/>
          </w:rPr>
          <w:fldChar w:fldCharType="begin"/>
        </w:r>
        <w:r>
          <w:rPr>
            <w:lang w:val="en-US"/>
          </w:rPr>
          <w:instrText xml:space="preserve"> REF _Ref167347472 \h </w:instrText>
        </w:r>
        <w:r>
          <w:rPr>
            <w:lang w:val="en-US"/>
          </w:rPr>
        </w:r>
      </w:ins>
      <w:r>
        <w:rPr>
          <w:lang w:val="en-US"/>
        </w:rPr>
        <w:fldChar w:fldCharType="separate"/>
      </w:r>
      <w:proofErr w:type="spellStart"/>
      <w:ins w:id="63" w:author="Jorrit Vander Mynsbrugge" w:date="2024-05-23T09:04:00Z">
        <w:r>
          <w:t>Figure</w:t>
        </w:r>
        <w:proofErr w:type="spellEnd"/>
        <w:r>
          <w:t xml:space="preserve"> </w:t>
        </w:r>
        <w:r>
          <w:rPr>
            <w:noProof/>
          </w:rPr>
          <w:t>5</w:t>
        </w:r>
        <w:r>
          <w:rPr>
            <w:lang w:val="en-US"/>
          </w:rPr>
          <w:fldChar w:fldCharType="end"/>
        </w:r>
      </w:ins>
      <w:r w:rsidR="00E30D7D">
        <w:rPr>
          <w:lang w:val="en-US"/>
        </w:rPr>
        <w:t xml:space="preserve"> below.</w:t>
      </w:r>
    </w:p>
    <w:p w14:paraId="3D9F2149" w14:textId="77777777" w:rsidR="009C5CDB" w:rsidRDefault="00E30D7D" w:rsidP="009C5CDB">
      <w:pPr>
        <w:keepNext/>
        <w:jc w:val="center"/>
        <w:rPr>
          <w:ins w:id="64" w:author="Jorrit Vander Mynsbrugge" w:date="2024-05-23T09:04:00Z"/>
        </w:rPr>
        <w:pPrChange w:id="65" w:author="Jorrit Vander Mynsbrugge" w:date="2024-05-23T09:04:00Z">
          <w:pPr>
            <w:jc w:val="center"/>
          </w:pPr>
        </w:pPrChange>
      </w:pPr>
      <w:r>
        <w:rPr>
          <w:noProof/>
          <w:lang w:eastAsia="nl-BE"/>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5943ADB4" w14:textId="65171A45" w:rsidR="00901260" w:rsidRDefault="009C5CDB" w:rsidP="009C5CDB">
      <w:pPr>
        <w:pStyle w:val="Caption"/>
        <w:jc w:val="center"/>
        <w:rPr>
          <w:lang w:val="en-US"/>
        </w:rPr>
        <w:pPrChange w:id="66" w:author="Jorrit Vander Mynsbrugge" w:date="2024-05-23T09:04:00Z">
          <w:pPr>
            <w:jc w:val="center"/>
          </w:pPr>
        </w:pPrChange>
      </w:pPr>
      <w:bookmarkStart w:id="67" w:name="_Ref167347472"/>
      <w:proofErr w:type="spellStart"/>
      <w:ins w:id="68" w:author="Jorrit Vander Mynsbrugge" w:date="2024-05-23T09:04:00Z">
        <w:r>
          <w:t>Figure</w:t>
        </w:r>
        <w:proofErr w:type="spellEnd"/>
        <w:r>
          <w:t xml:space="preserve"> </w:t>
        </w:r>
        <w:r>
          <w:fldChar w:fldCharType="begin"/>
        </w:r>
        <w:r>
          <w:instrText xml:space="preserve"> SEQ Figure \* ARABIC </w:instrText>
        </w:r>
      </w:ins>
      <w:r>
        <w:fldChar w:fldCharType="separate"/>
      </w:r>
      <w:ins w:id="69" w:author="Jorrit Vander Mynsbrugge" w:date="2024-05-23T09:18:00Z">
        <w:r w:rsidR="006B5759">
          <w:rPr>
            <w:noProof/>
          </w:rPr>
          <w:t>5</w:t>
        </w:r>
      </w:ins>
      <w:ins w:id="70" w:author="Jorrit Vander Mynsbrugge" w:date="2024-05-23T09:04:00Z">
        <w:r>
          <w:fldChar w:fldCharType="end"/>
        </w:r>
        <w:bookmarkEnd w:id="67"/>
        <w:r>
          <w:rPr>
            <w:lang w:val="en-BE"/>
          </w:rPr>
          <w:t xml:space="preserve"> </w:t>
        </w:r>
        <w:r w:rsidRPr="00D31266">
          <w:rPr>
            <w:lang w:val="en-BE"/>
          </w:rPr>
          <w:t>Displaying windfarms according to BAN selection</w:t>
        </w:r>
      </w:ins>
    </w:p>
    <w:p w14:paraId="562362E7" w14:textId="77777777" w:rsidR="009C5CDB" w:rsidRDefault="009C5CDB" w:rsidP="00E30D7D">
      <w:pPr>
        <w:jc w:val="center"/>
        <w:rPr>
          <w:ins w:id="71" w:author="Jorrit Vander Mynsbrugge" w:date="2024-05-23T09:03:00Z"/>
          <w:lang w:val="en-US"/>
        </w:rPr>
      </w:pPr>
    </w:p>
    <w:p w14:paraId="76B5C7B4" w14:textId="251C9B5A" w:rsidR="00E30D7D" w:rsidRPr="00C62106" w:rsidDel="009C5CDB" w:rsidRDefault="00E30D7D" w:rsidP="00C62106">
      <w:pPr>
        <w:numPr>
          <w:ilvl w:val="0"/>
          <w:numId w:val="23"/>
        </w:numPr>
        <w:rPr>
          <w:del w:id="72" w:author="Jorrit Vander Mynsbrugge" w:date="2024-05-23T09:04:00Z"/>
          <w:b/>
          <w:rPrChange w:id="73" w:author="Jorrit Vander Mynsbrugge" w:date="2024-05-23T09:07:00Z">
            <w:rPr>
              <w:del w:id="74" w:author="Jorrit Vander Mynsbrugge" w:date="2024-05-23T09:04:00Z"/>
              <w:lang w:val="en-US"/>
            </w:rPr>
          </w:rPrChange>
        </w:rPr>
        <w:pPrChange w:id="75" w:author="Jorrit Vander Mynsbrugge" w:date="2024-05-23T09:07:00Z">
          <w:pPr>
            <w:jc w:val="center"/>
          </w:pPr>
        </w:pPrChange>
      </w:pPr>
      <w:commentRangeStart w:id="76"/>
      <w:del w:id="77" w:author="Jorrit Vander Mynsbrugge" w:date="2024-05-23T09:04:00Z">
        <w:r w:rsidRPr="00C62106" w:rsidDel="009C5CDB">
          <w:rPr>
            <w:b/>
            <w:rPrChange w:id="78" w:author="Jorrit Vander Mynsbrugge" w:date="2024-05-23T09:07:00Z">
              <w:rPr>
                <w:lang w:val="en-US"/>
              </w:rPr>
            </w:rPrChange>
          </w:rPr>
          <w:lastRenderedPageBreak/>
          <w:delText>Fig</w:delText>
        </w:r>
        <w:r w:rsidR="00A063CB" w:rsidRPr="00C62106" w:rsidDel="009C5CDB">
          <w:rPr>
            <w:b/>
            <w:rPrChange w:id="79" w:author="Jorrit Vander Mynsbrugge" w:date="2024-05-23T09:07:00Z">
              <w:rPr>
                <w:lang w:val="en-US"/>
              </w:rPr>
            </w:rPrChange>
          </w:rPr>
          <w:delText>ure</w:delText>
        </w:r>
        <w:r w:rsidRPr="00C62106" w:rsidDel="009C5CDB">
          <w:rPr>
            <w:b/>
            <w:rPrChange w:id="80" w:author="Jorrit Vander Mynsbrugge" w:date="2024-05-23T09:07:00Z">
              <w:rPr>
                <w:lang w:val="en-US"/>
              </w:rPr>
            </w:rPrChange>
          </w:rPr>
          <w:delText xml:space="preserve"> 5: Displaying windfarms according to BAN selection</w:delText>
        </w:r>
      </w:del>
    </w:p>
    <w:p w14:paraId="4818805E" w14:textId="62173E85" w:rsidR="009C5CDB" w:rsidRPr="00C62106" w:rsidRDefault="00E30D7D" w:rsidP="00C62106">
      <w:pPr>
        <w:pStyle w:val="ListParagraph"/>
        <w:numPr>
          <w:ilvl w:val="0"/>
          <w:numId w:val="23"/>
        </w:numPr>
        <w:rPr>
          <w:ins w:id="81" w:author="Jorrit Vander Mynsbrugge" w:date="2024-05-23T09:04:00Z"/>
          <w:b/>
          <w:rPrChange w:id="82" w:author="Jorrit Vander Mynsbrugge" w:date="2024-05-23T09:07:00Z">
            <w:rPr>
              <w:ins w:id="83" w:author="Jorrit Vander Mynsbrugge" w:date="2024-05-23T09:04:00Z"/>
              <w:lang w:val="en-US"/>
            </w:rPr>
          </w:rPrChange>
        </w:rPr>
        <w:pPrChange w:id="84" w:author="Jorrit Vander Mynsbrugge" w:date="2024-05-23T09:07:00Z">
          <w:pPr>
            <w:pStyle w:val="ListParagraph"/>
            <w:numPr>
              <w:numId w:val="23"/>
            </w:numPr>
            <w:ind w:left="360" w:hanging="360"/>
            <w:jc w:val="left"/>
          </w:pPr>
        </w:pPrChange>
      </w:pPr>
      <w:r w:rsidRPr="00C62106">
        <w:rPr>
          <w:b/>
          <w:rPrChange w:id="85" w:author="Jorrit Vander Mynsbrugge" w:date="2024-05-23T09:07:00Z">
            <w:rPr>
              <w:b/>
              <w:bCs/>
              <w:lang w:val="en-US"/>
            </w:rPr>
          </w:rPrChange>
        </w:rPr>
        <w:t>Filter</w:t>
      </w:r>
      <w:ins w:id="86" w:author="Jorrit Vander Mynsbrugge" w:date="2024-05-23T09:08:00Z">
        <w:r w:rsidR="00C62106">
          <w:rPr>
            <w:b/>
            <w:lang w:val="en-BE"/>
          </w:rPr>
          <w:t>s</w:t>
        </w:r>
      </w:ins>
      <w:r w:rsidRPr="00C62106">
        <w:rPr>
          <w:b/>
          <w:rPrChange w:id="87" w:author="Jorrit Vander Mynsbrugge" w:date="2024-05-23T09:07:00Z">
            <w:rPr>
              <w:lang w:val="en-US"/>
            </w:rPr>
          </w:rPrChange>
        </w:rPr>
        <w:t xml:space="preserve">: </w:t>
      </w:r>
      <w:commentRangeEnd w:id="76"/>
      <w:r w:rsidR="00C62106">
        <w:rPr>
          <w:rStyle w:val="CommentReference"/>
        </w:rPr>
        <w:commentReference w:id="76"/>
      </w:r>
      <w:r w:rsidRPr="00C62106">
        <w:rPr>
          <w:rPrChange w:id="88" w:author="Jorrit Vander Mynsbrugge" w:date="2024-05-23T09:07:00Z">
            <w:rPr>
              <w:lang w:val="en-US"/>
            </w:rPr>
          </w:rPrChange>
        </w:rPr>
        <w:t xml:space="preserve">On </w:t>
      </w:r>
      <w:proofErr w:type="spellStart"/>
      <w:r w:rsidRPr="00C62106">
        <w:rPr>
          <w:rPrChange w:id="89" w:author="Jorrit Vander Mynsbrugge" w:date="2024-05-23T09:07:00Z">
            <w:rPr>
              <w:lang w:val="en-US"/>
            </w:rPr>
          </w:rPrChange>
        </w:rPr>
        <w:t>the</w:t>
      </w:r>
      <w:proofErr w:type="spellEnd"/>
      <w:r w:rsidRPr="00C62106">
        <w:rPr>
          <w:rPrChange w:id="90" w:author="Jorrit Vander Mynsbrugge" w:date="2024-05-23T09:07:00Z">
            <w:rPr>
              <w:lang w:val="en-US"/>
            </w:rPr>
          </w:rPrChange>
        </w:rPr>
        <w:t xml:space="preserve"> top of the </w:t>
      </w:r>
      <w:r w:rsidR="00A063CB" w:rsidRPr="00C62106">
        <w:rPr>
          <w:rPrChange w:id="91" w:author="Jorrit Vander Mynsbrugge" w:date="2024-05-23T09:07:00Z">
            <w:rPr>
              <w:lang w:val="en-US"/>
            </w:rPr>
          </w:rPrChange>
        </w:rPr>
        <w:t xml:space="preserve">main area are the filters which allows user to filter the map according to sub region, country, status and type. The bar chart also updates accordingly. </w:t>
      </w:r>
      <w:ins w:id="92" w:author="Jorrit Vander Mynsbrugge" w:date="2024-05-23T09:07:00Z">
        <w:r w:rsidR="00C62106">
          <w:fldChar w:fldCharType="begin"/>
        </w:r>
        <w:r w:rsidR="00C62106">
          <w:instrText xml:space="preserve"> REF _Ref167347671 \h </w:instrText>
        </w:r>
      </w:ins>
      <w:r w:rsidR="00C62106">
        <w:fldChar w:fldCharType="separate"/>
      </w:r>
      <w:proofErr w:type="spellStart"/>
      <w:ins w:id="93" w:author="Jorrit Vander Mynsbrugge" w:date="2024-05-23T09:07:00Z">
        <w:r w:rsidR="00C62106">
          <w:t>Figure</w:t>
        </w:r>
        <w:proofErr w:type="spellEnd"/>
        <w:r w:rsidR="00C62106">
          <w:t xml:space="preserve"> </w:t>
        </w:r>
        <w:r w:rsidR="00C62106">
          <w:rPr>
            <w:noProof/>
          </w:rPr>
          <w:t>6</w:t>
        </w:r>
        <w:r w:rsidR="00C62106">
          <w:fldChar w:fldCharType="end"/>
        </w:r>
        <w:r w:rsidR="00C62106">
          <w:rPr>
            <w:lang w:val="en-BE"/>
          </w:rPr>
          <w:t xml:space="preserve"> </w:t>
        </w:r>
      </w:ins>
      <w:del w:id="94" w:author="Jorrit Vander Mynsbrugge" w:date="2024-05-23T09:07:00Z">
        <w:r w:rsidR="00A063CB" w:rsidRPr="00C62106" w:rsidDel="00C62106">
          <w:rPr>
            <w:rPrChange w:id="95" w:author="Jorrit Vander Mynsbrugge" w:date="2024-05-23T09:07:00Z">
              <w:rPr>
                <w:lang w:val="en-US"/>
              </w:rPr>
            </w:rPrChange>
          </w:rPr>
          <w:delText xml:space="preserve">Figure 6 is the representation of the </w:delText>
        </w:r>
      </w:del>
      <w:ins w:id="96" w:author="Jorrit Vander Mynsbrugge" w:date="2024-05-23T09:07:00Z">
        <w:r w:rsidR="00C62106">
          <w:rPr>
            <w:lang w:val="en-BE"/>
          </w:rPr>
          <w:t xml:space="preserve">depicts these </w:t>
        </w:r>
      </w:ins>
      <w:r w:rsidR="00A063CB" w:rsidRPr="00C62106">
        <w:rPr>
          <w:rPrChange w:id="97" w:author="Jorrit Vander Mynsbrugge" w:date="2024-05-23T09:07:00Z">
            <w:rPr>
              <w:lang w:val="en-US"/>
            </w:rPr>
          </w:rPrChange>
        </w:rPr>
        <w:t>filters.</w:t>
      </w:r>
    </w:p>
    <w:p w14:paraId="4FDCDABA" w14:textId="77777777" w:rsidR="009C5CDB" w:rsidRPr="009C5CDB" w:rsidRDefault="00A063CB" w:rsidP="009C5CDB">
      <w:pPr>
        <w:pStyle w:val="ListParagraph"/>
        <w:numPr>
          <w:ilvl w:val="0"/>
          <w:numId w:val="8"/>
        </w:numPr>
        <w:rPr>
          <w:ins w:id="98" w:author="Jorrit Vander Mynsbrugge" w:date="2024-05-23T09:04:00Z"/>
          <w:rPrChange w:id="99" w:author="Jorrit Vander Mynsbrugge" w:date="2024-05-23T09:05:00Z">
            <w:rPr>
              <w:ins w:id="100" w:author="Jorrit Vander Mynsbrugge" w:date="2024-05-23T09:04:00Z"/>
              <w:lang w:val="en-US"/>
            </w:rPr>
          </w:rPrChange>
        </w:rPr>
        <w:pPrChange w:id="101" w:author="Jorrit Vander Mynsbrugge" w:date="2024-05-23T09:05:00Z">
          <w:pPr>
            <w:pStyle w:val="ListParagraph"/>
            <w:numPr>
              <w:numId w:val="23"/>
            </w:numPr>
            <w:ind w:left="360" w:hanging="360"/>
            <w:jc w:val="left"/>
          </w:pPr>
        </w:pPrChange>
      </w:pPr>
      <w:del w:id="102" w:author="Jorrit Vander Mynsbrugge" w:date="2024-05-23T09:04:00Z">
        <w:r w:rsidRPr="009C5CDB" w:rsidDel="009C5CDB">
          <w:rPr>
            <w:rPrChange w:id="103" w:author="Jorrit Vander Mynsbrugge" w:date="2024-05-23T09:05:00Z">
              <w:rPr>
                <w:lang w:val="en-US"/>
              </w:rPr>
            </w:rPrChange>
          </w:rPr>
          <w:br/>
          <w:delText xml:space="preserve">- </w:delText>
        </w:r>
      </w:del>
      <w:r w:rsidRPr="009C5CDB">
        <w:rPr>
          <w:rPrChange w:id="104" w:author="Jorrit Vander Mynsbrugge" w:date="2024-05-23T09:05:00Z">
            <w:rPr>
              <w:lang w:val="en-US"/>
            </w:rPr>
          </w:rPrChange>
        </w:rPr>
        <w:t>Sub-</w:t>
      </w:r>
      <w:proofErr w:type="spellStart"/>
      <w:r w:rsidRPr="009C5CDB">
        <w:rPr>
          <w:rPrChange w:id="105" w:author="Jorrit Vander Mynsbrugge" w:date="2024-05-23T09:05:00Z">
            <w:rPr>
              <w:lang w:val="en-US"/>
            </w:rPr>
          </w:rPrChange>
        </w:rPr>
        <w:t>region</w:t>
      </w:r>
      <w:proofErr w:type="spellEnd"/>
      <w:r w:rsidRPr="009C5CDB">
        <w:rPr>
          <w:rPrChange w:id="106" w:author="Jorrit Vander Mynsbrugge" w:date="2024-05-23T09:05:00Z">
            <w:rPr>
              <w:lang w:val="en-US"/>
            </w:rPr>
          </w:rPrChange>
        </w:rPr>
        <w:t xml:space="preserve">: </w:t>
      </w:r>
      <w:proofErr w:type="spellStart"/>
      <w:r w:rsidRPr="009C5CDB">
        <w:rPr>
          <w:rPrChange w:id="107" w:author="Jorrit Vander Mynsbrugge" w:date="2024-05-23T09:05:00Z">
            <w:rPr>
              <w:lang w:val="en-US"/>
            </w:rPr>
          </w:rPrChange>
        </w:rPr>
        <w:t>This</w:t>
      </w:r>
      <w:proofErr w:type="spellEnd"/>
      <w:r w:rsidRPr="009C5CDB">
        <w:rPr>
          <w:rPrChange w:id="108" w:author="Jorrit Vander Mynsbrugge" w:date="2024-05-23T09:05:00Z">
            <w:rPr>
              <w:lang w:val="en-US"/>
            </w:rPr>
          </w:rPrChange>
        </w:rPr>
        <w:t xml:space="preserve"> filter </w:t>
      </w:r>
      <w:proofErr w:type="spellStart"/>
      <w:r w:rsidRPr="009C5CDB">
        <w:rPr>
          <w:rPrChange w:id="109" w:author="Jorrit Vander Mynsbrugge" w:date="2024-05-23T09:05:00Z">
            <w:rPr>
              <w:lang w:val="en-US"/>
            </w:rPr>
          </w:rPrChange>
        </w:rPr>
        <w:t>allows</w:t>
      </w:r>
      <w:proofErr w:type="spellEnd"/>
      <w:r w:rsidRPr="009C5CDB">
        <w:rPr>
          <w:rPrChange w:id="110" w:author="Jorrit Vander Mynsbrugge" w:date="2024-05-23T09:05:00Z">
            <w:rPr>
              <w:lang w:val="en-US"/>
            </w:rPr>
          </w:rPrChange>
        </w:rPr>
        <w:t xml:space="preserve"> the user to filter the map by sub-region.</w:t>
      </w:r>
    </w:p>
    <w:p w14:paraId="1A570808" w14:textId="6008C3AD" w:rsidR="009C5CDB" w:rsidRPr="009C5CDB" w:rsidRDefault="00A063CB" w:rsidP="009C5CDB">
      <w:pPr>
        <w:pStyle w:val="ListParagraph"/>
        <w:numPr>
          <w:ilvl w:val="0"/>
          <w:numId w:val="8"/>
        </w:numPr>
        <w:rPr>
          <w:ins w:id="111" w:author="Jorrit Vander Mynsbrugge" w:date="2024-05-23T09:04:00Z"/>
          <w:rPrChange w:id="112" w:author="Jorrit Vander Mynsbrugge" w:date="2024-05-23T09:05:00Z">
            <w:rPr>
              <w:ins w:id="113" w:author="Jorrit Vander Mynsbrugge" w:date="2024-05-23T09:04:00Z"/>
              <w:lang w:val="en-US"/>
            </w:rPr>
          </w:rPrChange>
        </w:rPr>
        <w:pPrChange w:id="114" w:author="Jorrit Vander Mynsbrugge" w:date="2024-05-23T09:05:00Z">
          <w:pPr>
            <w:pStyle w:val="ListParagraph"/>
            <w:numPr>
              <w:numId w:val="23"/>
            </w:numPr>
            <w:ind w:left="360" w:hanging="360"/>
            <w:jc w:val="left"/>
          </w:pPr>
        </w:pPrChange>
      </w:pPr>
      <w:del w:id="115" w:author="Jorrit Vander Mynsbrugge" w:date="2024-05-23T09:04:00Z">
        <w:r w:rsidRPr="009C5CDB" w:rsidDel="009C5CDB">
          <w:rPr>
            <w:rPrChange w:id="116" w:author="Jorrit Vander Mynsbrugge" w:date="2024-05-23T09:05:00Z">
              <w:rPr>
                <w:lang w:val="en-US"/>
              </w:rPr>
            </w:rPrChange>
          </w:rPr>
          <w:br/>
          <w:delText xml:space="preserve">- </w:delText>
        </w:r>
      </w:del>
      <w:r w:rsidRPr="009C5CDB">
        <w:rPr>
          <w:rPrChange w:id="117" w:author="Jorrit Vander Mynsbrugge" w:date="2024-05-23T09:05:00Z">
            <w:rPr>
              <w:lang w:val="en-US"/>
            </w:rPr>
          </w:rPrChange>
        </w:rPr>
        <w:t xml:space="preserve">Country: This filter allows the user to update </w:t>
      </w:r>
      <w:proofErr w:type="spellStart"/>
      <w:r w:rsidRPr="009C5CDB">
        <w:rPr>
          <w:rPrChange w:id="118" w:author="Jorrit Vander Mynsbrugge" w:date="2024-05-23T09:05:00Z">
            <w:rPr>
              <w:lang w:val="en-US"/>
            </w:rPr>
          </w:rPrChange>
        </w:rPr>
        <w:t>the</w:t>
      </w:r>
      <w:proofErr w:type="spellEnd"/>
      <w:r w:rsidRPr="009C5CDB">
        <w:rPr>
          <w:rPrChange w:id="119" w:author="Jorrit Vander Mynsbrugge" w:date="2024-05-23T09:05:00Z">
            <w:rPr>
              <w:lang w:val="en-US"/>
            </w:rPr>
          </w:rPrChange>
        </w:rPr>
        <w:t xml:space="preserve"> </w:t>
      </w:r>
      <w:proofErr w:type="spellStart"/>
      <w:r w:rsidRPr="009C5CDB">
        <w:rPr>
          <w:rPrChange w:id="120" w:author="Jorrit Vander Mynsbrugge" w:date="2024-05-23T09:05:00Z">
            <w:rPr>
              <w:lang w:val="en-US"/>
            </w:rPr>
          </w:rPrChange>
        </w:rPr>
        <w:t>visualization</w:t>
      </w:r>
      <w:proofErr w:type="spellEnd"/>
      <w:r w:rsidRPr="009C5CDB">
        <w:rPr>
          <w:rPrChange w:id="121" w:author="Jorrit Vander Mynsbrugge" w:date="2024-05-23T09:05:00Z">
            <w:rPr>
              <w:lang w:val="en-US"/>
            </w:rPr>
          </w:rPrChange>
        </w:rPr>
        <w:t xml:space="preserve"> </w:t>
      </w:r>
      <w:proofErr w:type="spellStart"/>
      <w:r w:rsidRPr="009C5CDB">
        <w:rPr>
          <w:rPrChange w:id="122" w:author="Jorrit Vander Mynsbrugge" w:date="2024-05-23T09:05:00Z">
            <w:rPr>
              <w:lang w:val="en-US"/>
            </w:rPr>
          </w:rPrChange>
        </w:rPr>
        <w:t>by</w:t>
      </w:r>
      <w:proofErr w:type="spellEnd"/>
      <w:r w:rsidRPr="009C5CDB">
        <w:rPr>
          <w:rPrChange w:id="123" w:author="Jorrit Vander Mynsbrugge" w:date="2024-05-23T09:05:00Z">
            <w:rPr>
              <w:lang w:val="en-US"/>
            </w:rPr>
          </w:rPrChange>
        </w:rPr>
        <w:t xml:space="preserve"> country</w:t>
      </w:r>
      <w:ins w:id="124" w:author="Jorrit Vander Mynsbrugge" w:date="2024-05-23T09:05:00Z">
        <w:r w:rsidR="009C5CDB">
          <w:rPr>
            <w:lang w:val="en-BE"/>
          </w:rPr>
          <w:t>.</w:t>
        </w:r>
      </w:ins>
    </w:p>
    <w:p w14:paraId="2065AC02" w14:textId="77777777" w:rsidR="009C5CDB" w:rsidRPr="009C5CDB" w:rsidRDefault="009C5CDB" w:rsidP="009C5CDB">
      <w:pPr>
        <w:pStyle w:val="ListParagraph"/>
        <w:numPr>
          <w:ilvl w:val="0"/>
          <w:numId w:val="8"/>
        </w:numPr>
        <w:rPr>
          <w:ins w:id="125" w:author="Jorrit Vander Mynsbrugge" w:date="2024-05-23T09:04:00Z"/>
          <w:rPrChange w:id="126" w:author="Jorrit Vander Mynsbrugge" w:date="2024-05-23T09:05:00Z">
            <w:rPr>
              <w:ins w:id="127" w:author="Jorrit Vander Mynsbrugge" w:date="2024-05-23T09:04:00Z"/>
              <w:lang w:val="en-US"/>
            </w:rPr>
          </w:rPrChange>
        </w:rPr>
        <w:pPrChange w:id="128" w:author="Jorrit Vander Mynsbrugge" w:date="2024-05-23T09:05:00Z">
          <w:pPr>
            <w:pStyle w:val="ListParagraph"/>
            <w:numPr>
              <w:numId w:val="23"/>
            </w:numPr>
            <w:ind w:left="360" w:hanging="360"/>
            <w:jc w:val="left"/>
          </w:pPr>
        </w:pPrChange>
      </w:pPr>
      <w:ins w:id="129" w:author="Jorrit Vander Mynsbrugge" w:date="2024-05-23T09:04:00Z">
        <w:r w:rsidRPr="009C5CDB">
          <w:rPr>
            <w:rPrChange w:id="130" w:author="Jorrit Vander Mynsbrugge" w:date="2024-05-23T09:05:00Z">
              <w:rPr>
                <w:lang w:val="en-BE"/>
              </w:rPr>
            </w:rPrChange>
          </w:rPr>
          <w:t>S</w:t>
        </w:r>
      </w:ins>
      <w:del w:id="131" w:author="Jorrit Vander Mynsbrugge" w:date="2024-05-23T09:04:00Z">
        <w:r w:rsidR="00A063CB" w:rsidRPr="009C5CDB" w:rsidDel="009C5CDB">
          <w:rPr>
            <w:rPrChange w:id="132" w:author="Jorrit Vander Mynsbrugge" w:date="2024-05-23T09:05:00Z">
              <w:rPr>
                <w:lang w:val="en-US"/>
              </w:rPr>
            </w:rPrChange>
          </w:rPr>
          <w:br/>
          <w:delText>-S</w:delText>
        </w:r>
      </w:del>
      <w:proofErr w:type="spellStart"/>
      <w:r w:rsidR="00A063CB" w:rsidRPr="009C5CDB">
        <w:rPr>
          <w:rPrChange w:id="133" w:author="Jorrit Vander Mynsbrugge" w:date="2024-05-23T09:05:00Z">
            <w:rPr>
              <w:lang w:val="en-US"/>
            </w:rPr>
          </w:rPrChange>
        </w:rPr>
        <w:t>tatus</w:t>
      </w:r>
      <w:proofErr w:type="spellEnd"/>
      <w:r w:rsidR="00A063CB" w:rsidRPr="009C5CDB">
        <w:rPr>
          <w:rPrChange w:id="134" w:author="Jorrit Vander Mynsbrugge" w:date="2024-05-23T09:05:00Z">
            <w:rPr>
              <w:lang w:val="en-US"/>
            </w:rPr>
          </w:rPrChange>
        </w:rPr>
        <w:t>: This filter allows the user to update the visualization by status (operating, future or retired).</w:t>
      </w:r>
    </w:p>
    <w:p w14:paraId="3CF273EF" w14:textId="77777777" w:rsidR="009C5CDB" w:rsidRPr="009C5CDB" w:rsidRDefault="00A063CB" w:rsidP="009C5CDB">
      <w:pPr>
        <w:pStyle w:val="ListParagraph"/>
        <w:numPr>
          <w:ilvl w:val="0"/>
          <w:numId w:val="8"/>
        </w:numPr>
        <w:jc w:val="left"/>
        <w:rPr>
          <w:ins w:id="135" w:author="Jorrit Vander Mynsbrugge" w:date="2024-05-23T09:05:00Z"/>
          <w:lang w:val="en-US"/>
          <w:rPrChange w:id="136" w:author="Jorrit Vander Mynsbrugge" w:date="2024-05-23T09:05:00Z">
            <w:rPr>
              <w:ins w:id="137" w:author="Jorrit Vander Mynsbrugge" w:date="2024-05-23T09:05:00Z"/>
            </w:rPr>
          </w:rPrChange>
        </w:rPr>
        <w:pPrChange w:id="138" w:author="Jorrit Vander Mynsbrugge" w:date="2024-05-23T09:05:00Z">
          <w:pPr>
            <w:pStyle w:val="ListParagraph"/>
            <w:ind w:left="360"/>
            <w:jc w:val="center"/>
          </w:pPr>
        </w:pPrChange>
      </w:pPr>
      <w:del w:id="139" w:author="Jorrit Vander Mynsbrugge" w:date="2024-05-23T09:04:00Z">
        <w:r w:rsidRPr="009C5CDB" w:rsidDel="009C5CDB">
          <w:rPr>
            <w:rPrChange w:id="140" w:author="Jorrit Vander Mynsbrugge" w:date="2024-05-23T09:05:00Z">
              <w:rPr>
                <w:lang w:val="en-US"/>
              </w:rPr>
            </w:rPrChange>
          </w:rPr>
          <w:br/>
          <w:delText>-</w:delText>
        </w:r>
      </w:del>
      <w:r w:rsidRPr="009C5CDB">
        <w:rPr>
          <w:rPrChange w:id="141" w:author="Jorrit Vander Mynsbrugge" w:date="2024-05-23T09:05:00Z">
            <w:rPr>
              <w:lang w:val="en-US"/>
            </w:rPr>
          </w:rPrChange>
        </w:rPr>
        <w:t>Type: This filter allows the user to update the visualization by type (onshore or offshore).</w:t>
      </w:r>
    </w:p>
    <w:p w14:paraId="626F40EE" w14:textId="259C330B" w:rsidR="00A063CB" w:rsidRPr="009C5CDB" w:rsidDel="009C5CDB" w:rsidRDefault="00A063CB" w:rsidP="009C5CDB">
      <w:pPr>
        <w:ind w:left="360"/>
        <w:rPr>
          <w:del w:id="142" w:author="Jorrit Vander Mynsbrugge" w:date="2024-05-23T09:05:00Z"/>
          <w:lang w:val="en-US"/>
        </w:rPr>
        <w:pPrChange w:id="143" w:author="Jorrit Vander Mynsbrugge" w:date="2024-05-23T09:05:00Z">
          <w:pPr>
            <w:pStyle w:val="ListParagraph"/>
            <w:numPr>
              <w:numId w:val="23"/>
            </w:numPr>
            <w:ind w:left="360" w:hanging="360"/>
            <w:jc w:val="left"/>
          </w:pPr>
        </w:pPrChange>
      </w:pPr>
      <w:del w:id="144" w:author="Jorrit Vander Mynsbrugge" w:date="2024-05-23T09:05:00Z">
        <w:r w:rsidRPr="009C5CDB" w:rsidDel="009C5CDB">
          <w:rPr>
            <w:rPrChange w:id="145" w:author="Jorrit Vander Mynsbrugge" w:date="2024-05-23T09:05:00Z">
              <w:rPr>
                <w:lang w:val="en-US"/>
              </w:rPr>
            </w:rPrChange>
          </w:rPr>
          <w:br/>
        </w:r>
        <w:r w:rsidR="00DB7393" w:rsidRPr="009C5CDB" w:rsidDel="009C5CDB">
          <w:rPr>
            <w:lang w:val="en-US"/>
          </w:rPr>
          <w:br/>
        </w:r>
      </w:del>
    </w:p>
    <w:p w14:paraId="32B8930E" w14:textId="77777777" w:rsidR="009C5CDB" w:rsidRDefault="00A063CB" w:rsidP="009C5CDB">
      <w:pPr>
        <w:keepNext/>
        <w:jc w:val="center"/>
        <w:rPr>
          <w:ins w:id="146" w:author="Jorrit Vander Mynsbrugge" w:date="2024-05-23T09:06:00Z"/>
        </w:rPr>
        <w:pPrChange w:id="147" w:author="Jorrit Vander Mynsbrugge" w:date="2024-05-23T09:06:00Z">
          <w:pPr>
            <w:jc w:val="center"/>
          </w:pPr>
        </w:pPrChange>
      </w:pPr>
      <w:r w:rsidRPr="009C5CDB">
        <w:rPr>
          <w:lang w:val="en-US"/>
        </w:rPr>
        <w:br/>
      </w:r>
      <w:commentRangeStart w:id="148"/>
      <w:r>
        <w:rPr>
          <w:noProof/>
          <w:lang w:eastAsia="nl-BE"/>
        </w:rPr>
        <w:drawing>
          <wp:inline distT="0" distB="0" distL="0" distR="0" wp14:anchorId="7B6CD552" wp14:editId="0C31DEF7">
            <wp:extent cx="4507200" cy="618704"/>
            <wp:effectExtent l="0" t="0" r="1905" b="3810"/>
            <wp:docPr id="2030593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3204"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4340" cy="633411"/>
                    </a:xfrm>
                    <a:prstGeom prst="rect">
                      <a:avLst/>
                    </a:prstGeom>
                  </pic:spPr>
                </pic:pic>
              </a:graphicData>
            </a:graphic>
          </wp:inline>
        </w:drawing>
      </w:r>
      <w:commentRangeEnd w:id="148"/>
      <w:r w:rsidR="00C62106">
        <w:rPr>
          <w:rStyle w:val="CommentReference"/>
        </w:rPr>
        <w:commentReference w:id="148"/>
      </w:r>
    </w:p>
    <w:p w14:paraId="62E8987C" w14:textId="501EAAF6" w:rsidR="00A063CB" w:rsidRPr="009C5CDB" w:rsidRDefault="009C5CDB" w:rsidP="009C5CDB">
      <w:pPr>
        <w:pStyle w:val="Caption"/>
        <w:jc w:val="center"/>
        <w:rPr>
          <w:lang w:val="en-US"/>
        </w:rPr>
        <w:pPrChange w:id="149" w:author="Jorrit Vander Mynsbrugge" w:date="2024-05-23T09:06:00Z">
          <w:pPr>
            <w:pStyle w:val="ListParagraph"/>
            <w:ind w:left="360"/>
            <w:jc w:val="center"/>
          </w:pPr>
        </w:pPrChange>
      </w:pPr>
      <w:bookmarkStart w:id="150" w:name="_Ref167347671"/>
      <w:proofErr w:type="spellStart"/>
      <w:ins w:id="151" w:author="Jorrit Vander Mynsbrugge" w:date="2024-05-23T09:06:00Z">
        <w:r>
          <w:t>Figure</w:t>
        </w:r>
        <w:proofErr w:type="spellEnd"/>
        <w:r>
          <w:t xml:space="preserve"> </w:t>
        </w:r>
        <w:r>
          <w:fldChar w:fldCharType="begin"/>
        </w:r>
        <w:r>
          <w:instrText xml:space="preserve"> SEQ Figure \* ARABIC </w:instrText>
        </w:r>
      </w:ins>
      <w:r>
        <w:fldChar w:fldCharType="separate"/>
      </w:r>
      <w:ins w:id="152" w:author="Jorrit Vander Mynsbrugge" w:date="2024-05-23T09:18:00Z">
        <w:r w:rsidR="006B5759">
          <w:rPr>
            <w:noProof/>
          </w:rPr>
          <w:t>6</w:t>
        </w:r>
      </w:ins>
      <w:ins w:id="153" w:author="Jorrit Vander Mynsbrugge" w:date="2024-05-23T09:06:00Z">
        <w:r>
          <w:fldChar w:fldCharType="end"/>
        </w:r>
        <w:bookmarkEnd w:id="150"/>
        <w:r>
          <w:rPr>
            <w:lang w:val="en-BE"/>
          </w:rPr>
          <w:t xml:space="preserve"> Filters</w:t>
        </w:r>
      </w:ins>
    </w:p>
    <w:p w14:paraId="47B814FB" w14:textId="0C2152E1" w:rsidR="00A063CB" w:rsidRDefault="00A063CB" w:rsidP="00A063CB">
      <w:pPr>
        <w:pStyle w:val="ListParagraph"/>
        <w:ind w:left="360"/>
        <w:jc w:val="center"/>
        <w:rPr>
          <w:lang w:val="en-US"/>
        </w:rPr>
      </w:pPr>
      <w:del w:id="154" w:author="Jorrit Vander Mynsbrugge" w:date="2024-05-23T09:05:00Z">
        <w:r w:rsidDel="009C5CDB">
          <w:rPr>
            <w:lang w:val="en-US"/>
          </w:rPr>
          <w:delText>Figure 6: Filters</w:delText>
        </w:r>
      </w:del>
      <w:del w:id="155" w:author="Jorrit Vander Mynsbrugge" w:date="2024-05-23T09:06:00Z">
        <w:r w:rsidRPr="00A063CB" w:rsidDel="00C62106">
          <w:rPr>
            <w:lang w:val="en-US"/>
          </w:rPr>
          <w:br/>
        </w:r>
        <w:r w:rsidR="00DB7393" w:rsidDel="00C62106">
          <w:rPr>
            <w:lang w:val="en-US"/>
          </w:rPr>
          <w:br/>
        </w:r>
      </w:del>
    </w:p>
    <w:p w14:paraId="03B89FB7" w14:textId="70E12692" w:rsidR="00C62106" w:rsidRDefault="00002FFE" w:rsidP="00DB7393">
      <w:pPr>
        <w:pStyle w:val="ListParagraph"/>
        <w:numPr>
          <w:ilvl w:val="0"/>
          <w:numId w:val="23"/>
        </w:numPr>
        <w:rPr>
          <w:ins w:id="156" w:author="Jorrit Vander Mynsbrugge" w:date="2024-05-23T09:09:00Z"/>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p>
    <w:p w14:paraId="33907B91" w14:textId="16EFA8D6" w:rsidR="00C62106" w:rsidRDefault="00A912D9" w:rsidP="00C62106">
      <w:pPr>
        <w:pStyle w:val="ListParagraph"/>
        <w:numPr>
          <w:ilvl w:val="0"/>
          <w:numId w:val="8"/>
        </w:numPr>
        <w:rPr>
          <w:ins w:id="157" w:author="Jorrit Vander Mynsbrugge" w:date="2024-05-23T09:11:00Z"/>
        </w:rPr>
        <w:pPrChange w:id="158" w:author="Jorrit Vander Mynsbrugge" w:date="2024-05-23T09:12:00Z">
          <w:pPr>
            <w:pStyle w:val="ListParagraph"/>
            <w:ind w:left="360"/>
            <w:jc w:val="center"/>
          </w:pPr>
        </w:pPrChange>
      </w:pPr>
      <w:del w:id="159" w:author="Jorrit Vander Mynsbrugge" w:date="2024-05-23T09:09:00Z">
        <w:r w:rsidRPr="00C62106" w:rsidDel="00C62106">
          <w:rPr>
            <w:rPrChange w:id="160" w:author="Jorrit Vander Mynsbrugge" w:date="2024-05-23T09:09:00Z">
              <w:rPr>
                <w:lang w:val="en-US"/>
              </w:rPr>
            </w:rPrChange>
          </w:rPr>
          <w:br/>
        </w:r>
      </w:del>
      <w:del w:id="161" w:author="Jorrit Vander Mynsbrugge" w:date="2024-05-23T09:08:00Z">
        <w:r w:rsidRPr="00C62106" w:rsidDel="00C62106">
          <w:rPr>
            <w:rPrChange w:id="162" w:author="Jorrit Vander Mynsbrugge" w:date="2024-05-23T09:09:00Z">
              <w:rPr>
                <w:lang w:val="en-US"/>
              </w:rPr>
            </w:rPrChange>
          </w:rPr>
          <w:delText xml:space="preserve">- </w:delText>
        </w:r>
      </w:del>
      <w:proofErr w:type="spellStart"/>
      <w:r w:rsidRPr="00C62106">
        <w:rPr>
          <w:rPrChange w:id="163" w:author="Jorrit Vander Mynsbrugge" w:date="2024-05-23T09:09:00Z">
            <w:rPr>
              <w:lang w:val="en-US"/>
            </w:rPr>
          </w:rPrChange>
        </w:rPr>
        <w:t>Colo</w:t>
      </w:r>
      <w:proofErr w:type="spellEnd"/>
      <w:ins w:id="164" w:author="Jorrit Vander Mynsbrugge" w:date="2024-05-23T09:13:00Z">
        <w:r w:rsidR="00C62106">
          <w:rPr>
            <w:lang w:val="en-BE"/>
          </w:rPr>
          <w:t>u</w:t>
        </w:r>
      </w:ins>
      <w:del w:id="165" w:author="Jorrit Vander Mynsbrugge" w:date="2024-05-23T09:10:00Z">
        <w:r w:rsidRPr="00C62106" w:rsidDel="00C62106">
          <w:rPr>
            <w:rPrChange w:id="166" w:author="Jorrit Vander Mynsbrugge" w:date="2024-05-23T09:09:00Z">
              <w:rPr>
                <w:lang w:val="en-US"/>
              </w:rPr>
            </w:rPrChange>
          </w:rPr>
          <w:delText>u</w:delText>
        </w:r>
      </w:del>
      <w:r w:rsidRPr="00C62106">
        <w:rPr>
          <w:rPrChange w:id="167" w:author="Jorrit Vander Mynsbrugge" w:date="2024-05-23T09:09:00Z">
            <w:rPr>
              <w:lang w:val="en-US"/>
            </w:rPr>
          </w:rPrChange>
        </w:rPr>
        <w:t>r</w:t>
      </w:r>
      <w:ins w:id="168" w:author="Jorrit Vander Mynsbrugge" w:date="2024-05-23T09:13:00Z">
        <w:r w:rsidR="00C62106">
          <w:rPr>
            <w:lang w:val="en-BE"/>
          </w:rPr>
          <w:t>-</w:t>
        </w:r>
      </w:ins>
      <w:ins w:id="169" w:author="Jorrit Vander Mynsbrugge" w:date="2024-05-23T09:10:00Z">
        <w:r w:rsidR="00C62106" w:rsidRPr="00C62106">
          <w:rPr>
            <w:lang w:val="en-BE"/>
          </w:rPr>
          <w:t>c</w:t>
        </w:r>
      </w:ins>
      <w:del w:id="170" w:author="Jorrit Vander Mynsbrugge" w:date="2024-05-23T09:10:00Z">
        <w:r w:rsidRPr="00C62106" w:rsidDel="00C62106">
          <w:rPr>
            <w:rPrChange w:id="171" w:author="Jorrit Vander Mynsbrugge" w:date="2024-05-23T09:09:00Z">
              <w:rPr>
                <w:lang w:val="en-US"/>
              </w:rPr>
            </w:rPrChange>
          </w:rPr>
          <w:delText xml:space="preserve"> C</w:delText>
        </w:r>
      </w:del>
      <w:proofErr w:type="spellStart"/>
      <w:r w:rsidRPr="00C62106">
        <w:rPr>
          <w:rPrChange w:id="172" w:author="Jorrit Vander Mynsbrugge" w:date="2024-05-23T09:09:00Z">
            <w:rPr>
              <w:lang w:val="en-US"/>
            </w:rPr>
          </w:rPrChange>
        </w:rPr>
        <w:t>oding</w:t>
      </w:r>
      <w:proofErr w:type="spellEnd"/>
      <w:r w:rsidRPr="00C62106">
        <w:rPr>
          <w:rPrChange w:id="173" w:author="Jorrit Vander Mynsbrugge" w:date="2024-05-23T09:09:00Z">
            <w:rPr>
              <w:lang w:val="en-US"/>
            </w:rPr>
          </w:rPrChange>
        </w:rPr>
        <w:t xml:space="preserve">: The map </w:t>
      </w:r>
      <w:proofErr w:type="spellStart"/>
      <w:r w:rsidRPr="00C62106">
        <w:rPr>
          <w:rPrChange w:id="174" w:author="Jorrit Vander Mynsbrugge" w:date="2024-05-23T09:09:00Z">
            <w:rPr>
              <w:lang w:val="en-US"/>
            </w:rPr>
          </w:rPrChange>
        </w:rPr>
        <w:t>uses</w:t>
      </w:r>
      <w:proofErr w:type="spellEnd"/>
      <w:r w:rsidRPr="00C62106">
        <w:rPr>
          <w:rPrChange w:id="175" w:author="Jorrit Vander Mynsbrugge" w:date="2024-05-23T09:09:00Z">
            <w:rPr>
              <w:lang w:val="en-US"/>
            </w:rPr>
          </w:rPrChange>
        </w:rPr>
        <w:t xml:space="preserve"> </w:t>
      </w:r>
      <w:proofErr w:type="spellStart"/>
      <w:r w:rsidRPr="00C62106">
        <w:rPr>
          <w:rPrChange w:id="176" w:author="Jorrit Vander Mynsbrugge" w:date="2024-05-23T09:09:00Z">
            <w:rPr>
              <w:lang w:val="en-US"/>
            </w:rPr>
          </w:rPrChange>
        </w:rPr>
        <w:t>colo</w:t>
      </w:r>
      <w:proofErr w:type="spellEnd"/>
      <w:ins w:id="177" w:author="Jorrit Vander Mynsbrugge" w:date="2024-05-23T09:13:00Z">
        <w:r w:rsidR="00C62106">
          <w:rPr>
            <w:lang w:val="en-BE"/>
          </w:rPr>
          <w:t>u</w:t>
        </w:r>
      </w:ins>
      <w:del w:id="178" w:author="Jorrit Vander Mynsbrugge" w:date="2024-05-23T09:10:00Z">
        <w:r w:rsidRPr="00C62106" w:rsidDel="00C62106">
          <w:rPr>
            <w:rPrChange w:id="179" w:author="Jorrit Vander Mynsbrugge" w:date="2024-05-23T09:09:00Z">
              <w:rPr>
                <w:lang w:val="en-US"/>
              </w:rPr>
            </w:rPrChange>
          </w:rPr>
          <w:delText>u</w:delText>
        </w:r>
      </w:del>
      <w:r w:rsidRPr="00C62106">
        <w:rPr>
          <w:rPrChange w:id="180" w:author="Jorrit Vander Mynsbrugge" w:date="2024-05-23T09:09:00Z">
            <w:rPr>
              <w:lang w:val="en-US"/>
            </w:rPr>
          </w:rPrChange>
        </w:rPr>
        <w:t>r</w:t>
      </w:r>
      <w:del w:id="181" w:author="Jorrit Vander Mynsbrugge" w:date="2024-05-23T09:10:00Z">
        <w:r w:rsidRPr="00C62106" w:rsidDel="00C62106">
          <w:rPr>
            <w:rPrChange w:id="182" w:author="Jorrit Vander Mynsbrugge" w:date="2024-05-23T09:09:00Z">
              <w:rPr>
                <w:lang w:val="en-US"/>
              </w:rPr>
            </w:rPrChange>
          </w:rPr>
          <w:delText>-</w:delText>
        </w:r>
      </w:del>
      <w:ins w:id="183" w:author="Jorrit Vander Mynsbrugge" w:date="2024-05-23T09:13:00Z">
        <w:r w:rsidR="00C62106">
          <w:rPr>
            <w:lang w:val="en-BE"/>
          </w:rPr>
          <w:t>-</w:t>
        </w:r>
      </w:ins>
      <w:proofErr w:type="spellStart"/>
      <w:r w:rsidRPr="00C62106">
        <w:rPr>
          <w:rPrChange w:id="184" w:author="Jorrit Vander Mynsbrugge" w:date="2024-05-23T09:09:00Z">
            <w:rPr>
              <w:lang w:val="en-US"/>
            </w:rPr>
          </w:rPrChange>
        </w:rPr>
        <w:t>coding</w:t>
      </w:r>
      <w:proofErr w:type="spellEnd"/>
      <w:r w:rsidRPr="00C62106">
        <w:rPr>
          <w:rPrChange w:id="185" w:author="Jorrit Vander Mynsbrugge" w:date="2024-05-23T09:09:00Z">
            <w:rPr>
              <w:lang w:val="en-US"/>
            </w:rPr>
          </w:rPrChange>
        </w:rPr>
        <w:t xml:space="preserve"> </w:t>
      </w:r>
      <w:proofErr w:type="spellStart"/>
      <w:r w:rsidRPr="00C62106">
        <w:rPr>
          <w:rPrChange w:id="186" w:author="Jorrit Vander Mynsbrugge" w:date="2024-05-23T09:09:00Z">
            <w:rPr>
              <w:lang w:val="en-US"/>
            </w:rPr>
          </w:rPrChange>
        </w:rPr>
        <w:t>to</w:t>
      </w:r>
      <w:proofErr w:type="spellEnd"/>
      <w:r w:rsidRPr="00C62106">
        <w:rPr>
          <w:rPrChange w:id="187" w:author="Jorrit Vander Mynsbrugge" w:date="2024-05-23T09:09:00Z">
            <w:rPr>
              <w:lang w:val="en-US"/>
            </w:rPr>
          </w:rPrChange>
        </w:rPr>
        <w:t xml:space="preserve"> </w:t>
      </w:r>
      <w:proofErr w:type="spellStart"/>
      <w:r w:rsidRPr="00C62106">
        <w:rPr>
          <w:rPrChange w:id="188" w:author="Jorrit Vander Mynsbrugge" w:date="2024-05-23T09:09:00Z">
            <w:rPr>
              <w:lang w:val="en-US"/>
            </w:rPr>
          </w:rPrChange>
        </w:rPr>
        <w:t>represent</w:t>
      </w:r>
      <w:proofErr w:type="spellEnd"/>
      <w:r w:rsidRPr="00C62106">
        <w:rPr>
          <w:rPrChange w:id="189" w:author="Jorrit Vander Mynsbrugge" w:date="2024-05-23T09:09:00Z">
            <w:rPr>
              <w:lang w:val="en-US"/>
            </w:rPr>
          </w:rPrChange>
        </w:rPr>
        <w:t xml:space="preserve"> </w:t>
      </w:r>
      <w:proofErr w:type="spellStart"/>
      <w:r w:rsidRPr="00C62106">
        <w:rPr>
          <w:rPrChange w:id="190" w:author="Jorrit Vander Mynsbrugge" w:date="2024-05-23T09:09:00Z">
            <w:rPr>
              <w:lang w:val="en-US"/>
            </w:rPr>
          </w:rPrChange>
        </w:rPr>
        <w:t>the</w:t>
      </w:r>
      <w:proofErr w:type="spellEnd"/>
      <w:r w:rsidRPr="00C62106">
        <w:rPr>
          <w:rPrChange w:id="191" w:author="Jorrit Vander Mynsbrugge" w:date="2024-05-23T09:09:00Z">
            <w:rPr>
              <w:lang w:val="en-US"/>
            </w:rPr>
          </w:rPrChange>
        </w:rPr>
        <w:t xml:space="preserve"> status of </w:t>
      </w:r>
      <w:proofErr w:type="spellStart"/>
      <w:r w:rsidRPr="00C62106">
        <w:rPr>
          <w:rPrChange w:id="192" w:author="Jorrit Vander Mynsbrugge" w:date="2024-05-23T09:09:00Z">
            <w:rPr>
              <w:lang w:val="en-US"/>
            </w:rPr>
          </w:rPrChange>
        </w:rPr>
        <w:t>the</w:t>
      </w:r>
      <w:proofErr w:type="spellEnd"/>
      <w:r w:rsidRPr="00C62106">
        <w:rPr>
          <w:rPrChange w:id="193" w:author="Jorrit Vander Mynsbrugge" w:date="2024-05-23T09:09:00Z">
            <w:rPr>
              <w:lang w:val="en-US"/>
            </w:rPr>
          </w:rPrChange>
        </w:rPr>
        <w:t xml:space="preserve"> wind farms. </w:t>
      </w:r>
      <w:proofErr w:type="spellStart"/>
      <w:r w:rsidRPr="00C62106">
        <w:rPr>
          <w:rPrChange w:id="194" w:author="Jorrit Vander Mynsbrugge" w:date="2024-05-23T09:09:00Z">
            <w:rPr>
              <w:lang w:val="en-US"/>
            </w:rPr>
          </w:rPrChange>
        </w:rPr>
        <w:t>Each</w:t>
      </w:r>
      <w:proofErr w:type="spellEnd"/>
      <w:r w:rsidRPr="00C62106">
        <w:rPr>
          <w:rPrChange w:id="195" w:author="Jorrit Vander Mynsbrugge" w:date="2024-05-23T09:09:00Z">
            <w:rPr>
              <w:lang w:val="en-US"/>
            </w:rPr>
          </w:rPrChange>
        </w:rPr>
        <w:t xml:space="preserve"> project on </w:t>
      </w:r>
      <w:proofErr w:type="spellStart"/>
      <w:r w:rsidRPr="00C62106">
        <w:rPr>
          <w:rPrChange w:id="196" w:author="Jorrit Vander Mynsbrugge" w:date="2024-05-23T09:09:00Z">
            <w:rPr>
              <w:lang w:val="en-US"/>
            </w:rPr>
          </w:rPrChange>
        </w:rPr>
        <w:t>the</w:t>
      </w:r>
      <w:proofErr w:type="spellEnd"/>
      <w:r w:rsidRPr="00C62106">
        <w:rPr>
          <w:rPrChange w:id="197" w:author="Jorrit Vander Mynsbrugge" w:date="2024-05-23T09:09:00Z">
            <w:rPr>
              <w:lang w:val="en-US"/>
            </w:rPr>
          </w:rPrChange>
        </w:rPr>
        <w:t xml:space="preserve"> map is </w:t>
      </w:r>
      <w:proofErr w:type="spellStart"/>
      <w:r w:rsidRPr="00C62106">
        <w:rPr>
          <w:rPrChange w:id="198" w:author="Jorrit Vander Mynsbrugge" w:date="2024-05-23T09:09:00Z">
            <w:rPr>
              <w:lang w:val="en-US"/>
            </w:rPr>
          </w:rPrChange>
        </w:rPr>
        <w:t>represented</w:t>
      </w:r>
      <w:proofErr w:type="spellEnd"/>
      <w:r w:rsidRPr="00C62106">
        <w:rPr>
          <w:rPrChange w:id="199" w:author="Jorrit Vander Mynsbrugge" w:date="2024-05-23T09:09:00Z">
            <w:rPr>
              <w:lang w:val="en-US"/>
            </w:rPr>
          </w:rPrChange>
        </w:rPr>
        <w:t xml:space="preserve"> </w:t>
      </w:r>
      <w:proofErr w:type="spellStart"/>
      <w:r w:rsidRPr="00C62106">
        <w:rPr>
          <w:rPrChange w:id="200" w:author="Jorrit Vander Mynsbrugge" w:date="2024-05-23T09:09:00Z">
            <w:rPr>
              <w:lang w:val="en-US"/>
            </w:rPr>
          </w:rPrChange>
        </w:rPr>
        <w:t>by</w:t>
      </w:r>
      <w:proofErr w:type="spellEnd"/>
      <w:r w:rsidRPr="00C62106">
        <w:rPr>
          <w:rPrChange w:id="201" w:author="Jorrit Vander Mynsbrugge" w:date="2024-05-23T09:09:00Z">
            <w:rPr>
              <w:lang w:val="en-US"/>
            </w:rPr>
          </w:rPrChange>
        </w:rPr>
        <w:t xml:space="preserve"> a </w:t>
      </w:r>
      <w:proofErr w:type="spellStart"/>
      <w:r w:rsidRPr="00C62106">
        <w:rPr>
          <w:rPrChange w:id="202" w:author="Jorrit Vander Mynsbrugge" w:date="2024-05-23T09:09:00Z">
            <w:rPr>
              <w:lang w:val="en-US"/>
            </w:rPr>
          </w:rPrChange>
        </w:rPr>
        <w:t>circle</w:t>
      </w:r>
      <w:proofErr w:type="spellEnd"/>
      <w:r w:rsidRPr="00C62106">
        <w:rPr>
          <w:rPrChange w:id="203" w:author="Jorrit Vander Mynsbrugge" w:date="2024-05-23T09:09:00Z">
            <w:rPr>
              <w:lang w:val="en-US"/>
            </w:rPr>
          </w:rPrChange>
        </w:rPr>
        <w:t xml:space="preserve"> </w:t>
      </w:r>
      <w:del w:id="204" w:author="Jorrit Vander Mynsbrugge" w:date="2024-05-23T09:10:00Z">
        <w:r w:rsidRPr="00C62106" w:rsidDel="00C62106">
          <w:rPr>
            <w:rPrChange w:id="205" w:author="Jorrit Vander Mynsbrugge" w:date="2024-05-23T09:09:00Z">
              <w:rPr>
                <w:lang w:val="en-US"/>
              </w:rPr>
            </w:rPrChange>
          </w:rPr>
          <w:delText xml:space="preserve">mark </w:delText>
        </w:r>
      </w:del>
      <w:r w:rsidRPr="00C62106">
        <w:rPr>
          <w:rPrChange w:id="206" w:author="Jorrit Vander Mynsbrugge" w:date="2024-05-23T09:09:00Z">
            <w:rPr>
              <w:lang w:val="en-US"/>
            </w:rPr>
          </w:rPrChange>
        </w:rPr>
        <w:t xml:space="preserve">on </w:t>
      </w:r>
      <w:proofErr w:type="spellStart"/>
      <w:r w:rsidRPr="00C62106">
        <w:rPr>
          <w:rPrChange w:id="207" w:author="Jorrit Vander Mynsbrugge" w:date="2024-05-23T09:09:00Z">
            <w:rPr>
              <w:lang w:val="en-US"/>
            </w:rPr>
          </w:rPrChange>
        </w:rPr>
        <w:t>the</w:t>
      </w:r>
      <w:proofErr w:type="spellEnd"/>
      <w:r w:rsidRPr="00C62106">
        <w:rPr>
          <w:rPrChange w:id="208" w:author="Jorrit Vander Mynsbrugge" w:date="2024-05-23T09:09:00Z">
            <w:rPr>
              <w:lang w:val="en-US"/>
            </w:rPr>
          </w:rPrChange>
        </w:rPr>
        <w:t xml:space="preserve"> map and </w:t>
      </w:r>
      <w:proofErr w:type="spellStart"/>
      <w:r w:rsidRPr="00C62106">
        <w:rPr>
          <w:rPrChange w:id="209" w:author="Jorrit Vander Mynsbrugge" w:date="2024-05-23T09:09:00Z">
            <w:rPr>
              <w:lang w:val="en-US"/>
            </w:rPr>
          </w:rPrChange>
        </w:rPr>
        <w:t>the</w:t>
      </w:r>
      <w:proofErr w:type="spellEnd"/>
      <w:r w:rsidRPr="00C62106">
        <w:rPr>
          <w:rPrChange w:id="210" w:author="Jorrit Vander Mynsbrugge" w:date="2024-05-23T09:09:00Z">
            <w:rPr>
              <w:lang w:val="en-US"/>
            </w:rPr>
          </w:rPrChange>
        </w:rPr>
        <w:t xml:space="preserve"> </w:t>
      </w:r>
      <w:proofErr w:type="spellStart"/>
      <w:r w:rsidRPr="00C62106">
        <w:rPr>
          <w:rPrChange w:id="211" w:author="Jorrit Vander Mynsbrugge" w:date="2024-05-23T09:09:00Z">
            <w:rPr>
              <w:lang w:val="en-US"/>
            </w:rPr>
          </w:rPrChange>
        </w:rPr>
        <w:t>colo</w:t>
      </w:r>
      <w:del w:id="212" w:author="Jorrit Vander Mynsbrugge" w:date="2024-05-23T09:10:00Z">
        <w:r w:rsidRPr="00C62106" w:rsidDel="00C62106">
          <w:rPr>
            <w:rPrChange w:id="213" w:author="Jorrit Vander Mynsbrugge" w:date="2024-05-23T09:09:00Z">
              <w:rPr>
                <w:lang w:val="en-US"/>
              </w:rPr>
            </w:rPrChange>
          </w:rPr>
          <w:delText>u</w:delText>
        </w:r>
      </w:del>
      <w:r w:rsidRPr="00C62106">
        <w:rPr>
          <w:rPrChange w:id="214" w:author="Jorrit Vander Mynsbrugge" w:date="2024-05-23T09:09:00Z">
            <w:rPr>
              <w:lang w:val="en-US"/>
            </w:rPr>
          </w:rPrChange>
        </w:rPr>
        <w:t>r</w:t>
      </w:r>
      <w:proofErr w:type="spellEnd"/>
      <w:r w:rsidRPr="00C62106">
        <w:rPr>
          <w:rPrChange w:id="215" w:author="Jorrit Vander Mynsbrugge" w:date="2024-05-23T09:09:00Z">
            <w:rPr>
              <w:lang w:val="en-US"/>
            </w:rPr>
          </w:rPrChange>
        </w:rPr>
        <w:t xml:space="preserve"> of </w:t>
      </w:r>
      <w:proofErr w:type="spellStart"/>
      <w:r w:rsidRPr="00C62106">
        <w:rPr>
          <w:rPrChange w:id="216" w:author="Jorrit Vander Mynsbrugge" w:date="2024-05-23T09:09:00Z">
            <w:rPr>
              <w:lang w:val="en-US"/>
            </w:rPr>
          </w:rPrChange>
        </w:rPr>
        <w:t>the</w:t>
      </w:r>
      <w:proofErr w:type="spellEnd"/>
      <w:r w:rsidRPr="00C62106">
        <w:rPr>
          <w:rPrChange w:id="217" w:author="Jorrit Vander Mynsbrugge" w:date="2024-05-23T09:09:00Z">
            <w:rPr>
              <w:lang w:val="en-US"/>
            </w:rPr>
          </w:rPrChange>
        </w:rPr>
        <w:t xml:space="preserve"> </w:t>
      </w:r>
      <w:del w:id="218" w:author="Jorrit Vander Mynsbrugge" w:date="2024-05-23T09:10:00Z">
        <w:r w:rsidRPr="00C62106" w:rsidDel="00C62106">
          <w:rPr>
            <w:rPrChange w:id="219" w:author="Jorrit Vander Mynsbrugge" w:date="2024-05-23T09:09:00Z">
              <w:rPr>
                <w:lang w:val="en-US"/>
              </w:rPr>
            </w:rPrChange>
          </w:rPr>
          <w:delText xml:space="preserve">map </w:delText>
        </w:r>
      </w:del>
      <w:ins w:id="220" w:author="Jorrit Vander Mynsbrugge" w:date="2024-05-23T09:10:00Z">
        <w:r w:rsidR="00C62106" w:rsidRPr="00C62106">
          <w:rPr>
            <w:lang w:val="en-BE"/>
          </w:rPr>
          <w:t>circle</w:t>
        </w:r>
        <w:r w:rsidR="00C62106" w:rsidRPr="00C62106">
          <w:rPr>
            <w:rPrChange w:id="221" w:author="Jorrit Vander Mynsbrugge" w:date="2024-05-23T09:09:00Z">
              <w:rPr>
                <w:lang w:val="en-US"/>
              </w:rPr>
            </w:rPrChange>
          </w:rPr>
          <w:t xml:space="preserve"> </w:t>
        </w:r>
      </w:ins>
      <w:proofErr w:type="spellStart"/>
      <w:r w:rsidRPr="00C62106">
        <w:rPr>
          <w:rPrChange w:id="222" w:author="Jorrit Vander Mynsbrugge" w:date="2024-05-23T09:09:00Z">
            <w:rPr>
              <w:lang w:val="en-US"/>
            </w:rPr>
          </w:rPrChange>
        </w:rPr>
        <w:t>indicates</w:t>
      </w:r>
      <w:proofErr w:type="spellEnd"/>
      <w:r w:rsidRPr="00C62106">
        <w:rPr>
          <w:rPrChange w:id="223" w:author="Jorrit Vander Mynsbrugge" w:date="2024-05-23T09:09:00Z">
            <w:rPr>
              <w:lang w:val="en-US"/>
            </w:rPr>
          </w:rPrChange>
        </w:rPr>
        <w:t xml:space="preserve"> </w:t>
      </w:r>
      <w:proofErr w:type="spellStart"/>
      <w:r w:rsidRPr="00C62106">
        <w:rPr>
          <w:rPrChange w:id="224" w:author="Jorrit Vander Mynsbrugge" w:date="2024-05-23T09:09:00Z">
            <w:rPr>
              <w:lang w:val="en-US"/>
            </w:rPr>
          </w:rPrChange>
        </w:rPr>
        <w:t>it’s</w:t>
      </w:r>
      <w:proofErr w:type="spellEnd"/>
      <w:r w:rsidRPr="00C62106">
        <w:rPr>
          <w:rPrChange w:id="225" w:author="Jorrit Vander Mynsbrugge" w:date="2024-05-23T09:09:00Z">
            <w:rPr>
              <w:lang w:val="en-US"/>
            </w:rPr>
          </w:rPrChange>
        </w:rPr>
        <w:t xml:space="preserve"> status. For </w:t>
      </w:r>
      <w:proofErr w:type="spellStart"/>
      <w:r w:rsidRPr="00C62106">
        <w:rPr>
          <w:rPrChange w:id="226" w:author="Jorrit Vander Mynsbrugge" w:date="2024-05-23T09:09:00Z">
            <w:rPr>
              <w:lang w:val="en-US"/>
            </w:rPr>
          </w:rPrChange>
        </w:rPr>
        <w:t>example</w:t>
      </w:r>
      <w:proofErr w:type="spellEnd"/>
      <w:r w:rsidRPr="00C62106">
        <w:rPr>
          <w:rPrChange w:id="227" w:author="Jorrit Vander Mynsbrugge" w:date="2024-05-23T09:09:00Z">
            <w:rPr>
              <w:lang w:val="en-US"/>
            </w:rPr>
          </w:rPrChange>
        </w:rPr>
        <w:t xml:space="preserve">: </w:t>
      </w:r>
      <w:del w:id="228" w:author="Jorrit Vander Mynsbrugge" w:date="2024-05-23T09:11:00Z">
        <w:r w:rsidRPr="00C62106" w:rsidDel="00C62106">
          <w:rPr>
            <w:rPrChange w:id="229" w:author="Jorrit Vander Mynsbrugge" w:date="2024-05-23T09:09:00Z">
              <w:rPr>
                <w:lang w:val="en-US"/>
              </w:rPr>
            </w:rPrChange>
          </w:rPr>
          <w:delText>for all the</w:delText>
        </w:r>
      </w:del>
      <w:ins w:id="230" w:author="Jorrit Vander Mynsbrugge" w:date="2024-05-23T09:11:00Z">
        <w:r w:rsidR="00C62106" w:rsidRPr="00C62106">
          <w:rPr>
            <w:lang w:val="en-BE"/>
          </w:rPr>
          <w:t>green is used for the operating status</w:t>
        </w:r>
      </w:ins>
      <w:del w:id="231" w:author="Jorrit Vander Mynsbrugge" w:date="2024-05-23T09:11:00Z">
        <w:r w:rsidRPr="00C62106" w:rsidDel="00C62106">
          <w:rPr>
            <w:rPrChange w:id="232" w:author="Jorrit Vander Mynsbrugge" w:date="2024-05-23T09:09:00Z">
              <w:rPr>
                <w:lang w:val="en-US"/>
              </w:rPr>
            </w:rPrChange>
          </w:rPr>
          <w:delText xml:space="preserve"> projects that are operating we used the colour</w:delText>
        </w:r>
        <w:r w:rsidR="00DB7393" w:rsidRPr="00C62106" w:rsidDel="00C62106">
          <w:rPr>
            <w:rPrChange w:id="233" w:author="Jorrit Vander Mynsbrugge" w:date="2024-05-23T09:09:00Z">
              <w:rPr>
                <w:lang w:val="en-US"/>
              </w:rPr>
            </w:rPrChange>
          </w:rPr>
          <w:delText xml:space="preserve"> green</w:delText>
        </w:r>
      </w:del>
      <w:r w:rsidRPr="00C62106">
        <w:rPr>
          <w:rPrChange w:id="234" w:author="Jorrit Vander Mynsbrugge" w:date="2024-05-23T09:09:00Z">
            <w:rPr>
              <w:lang w:val="en-US"/>
            </w:rPr>
          </w:rPrChange>
        </w:rPr>
        <w:t>.</w:t>
      </w:r>
      <w:r w:rsidR="00DB7393" w:rsidRPr="00C62106">
        <w:rPr>
          <w:rPrChange w:id="235" w:author="Jorrit Vander Mynsbrugge" w:date="2024-05-23T09:09:00Z">
            <w:rPr>
              <w:lang w:val="en-US"/>
            </w:rPr>
          </w:rPrChange>
        </w:rPr>
        <w:t xml:space="preserve"> </w:t>
      </w:r>
      <w:ins w:id="236" w:author="Jorrit Vander Mynsbrugge" w:date="2024-05-23T09:15:00Z">
        <w:r w:rsidR="00C62106">
          <w:fldChar w:fldCharType="begin"/>
        </w:r>
        <w:r w:rsidR="00C62106">
          <w:instrText xml:space="preserve"> REF _Ref167348121 \h </w:instrText>
        </w:r>
      </w:ins>
      <w:r w:rsidR="00C62106">
        <w:fldChar w:fldCharType="separate"/>
      </w:r>
      <w:proofErr w:type="spellStart"/>
      <w:ins w:id="237" w:author="Jorrit Vander Mynsbrugge" w:date="2024-05-23T09:15:00Z">
        <w:r w:rsidR="00C62106">
          <w:t>Figure</w:t>
        </w:r>
        <w:proofErr w:type="spellEnd"/>
        <w:r w:rsidR="00C62106">
          <w:t xml:space="preserve"> </w:t>
        </w:r>
        <w:r w:rsidR="00C62106">
          <w:rPr>
            <w:noProof/>
          </w:rPr>
          <w:t>7</w:t>
        </w:r>
        <w:r w:rsidR="00C62106">
          <w:fldChar w:fldCharType="end"/>
        </w:r>
        <w:r w:rsidR="00C62106">
          <w:rPr>
            <w:lang w:val="en-BE"/>
          </w:rPr>
          <w:t xml:space="preserve"> </w:t>
        </w:r>
      </w:ins>
      <w:del w:id="238" w:author="Jorrit Vander Mynsbrugge" w:date="2024-05-23T09:14:00Z">
        <w:r w:rsidR="00DB7393" w:rsidRPr="00C62106" w:rsidDel="00C62106">
          <w:rPr>
            <w:rPrChange w:id="239" w:author="Jorrit Vander Mynsbrugge" w:date="2024-05-23T09:09:00Z">
              <w:rPr>
                <w:lang w:val="en-US"/>
              </w:rPr>
            </w:rPrChange>
          </w:rPr>
          <w:delText xml:space="preserve">Figure 7 </w:delText>
        </w:r>
      </w:del>
      <w:r w:rsidR="00DB7393" w:rsidRPr="00C62106">
        <w:rPr>
          <w:rPrChange w:id="240" w:author="Jorrit Vander Mynsbrugge" w:date="2024-05-23T09:09:00Z">
            <w:rPr>
              <w:lang w:val="en-US"/>
            </w:rPr>
          </w:rPrChange>
        </w:rPr>
        <w:t xml:space="preserve">shows a more </w:t>
      </w:r>
      <w:proofErr w:type="spellStart"/>
      <w:r w:rsidR="00DB7393" w:rsidRPr="00C62106">
        <w:rPr>
          <w:rPrChange w:id="241" w:author="Jorrit Vander Mynsbrugge" w:date="2024-05-23T09:09:00Z">
            <w:rPr>
              <w:lang w:val="en-US"/>
            </w:rPr>
          </w:rPrChange>
        </w:rPr>
        <w:t>detailed</w:t>
      </w:r>
      <w:proofErr w:type="spellEnd"/>
      <w:r w:rsidR="00DB7393" w:rsidRPr="00C62106">
        <w:rPr>
          <w:rPrChange w:id="242" w:author="Jorrit Vander Mynsbrugge" w:date="2024-05-23T09:09:00Z">
            <w:rPr>
              <w:lang w:val="en-US"/>
            </w:rPr>
          </w:rPrChange>
        </w:rPr>
        <w:t xml:space="preserve"> picture of how different wind farms are </w:t>
      </w:r>
      <w:proofErr w:type="spellStart"/>
      <w:r w:rsidR="00DB7393" w:rsidRPr="00C62106">
        <w:rPr>
          <w:rPrChange w:id="243" w:author="Jorrit Vander Mynsbrugge" w:date="2024-05-23T09:09:00Z">
            <w:rPr>
              <w:lang w:val="en-US"/>
            </w:rPr>
          </w:rPrChange>
        </w:rPr>
        <w:t>colour</w:t>
      </w:r>
      <w:proofErr w:type="spellEnd"/>
      <w:r w:rsidR="00DB7393" w:rsidRPr="00C62106">
        <w:rPr>
          <w:rPrChange w:id="244" w:author="Jorrit Vander Mynsbrugge" w:date="2024-05-23T09:09:00Z">
            <w:rPr>
              <w:lang w:val="en-US"/>
            </w:rPr>
          </w:rPrChange>
        </w:rPr>
        <w:t xml:space="preserve">-coded according to their status. </w:t>
      </w:r>
    </w:p>
    <w:p w14:paraId="1B5B6367" w14:textId="4AFE1242" w:rsidR="00DB7393" w:rsidRPr="00C62106" w:rsidDel="00C62106" w:rsidRDefault="00DB7393" w:rsidP="00C62106">
      <w:pPr>
        <w:ind w:left="360"/>
        <w:rPr>
          <w:del w:id="245" w:author="Jorrit Vander Mynsbrugge" w:date="2024-05-23T09:11:00Z"/>
          <w:rPrChange w:id="246" w:author="Jorrit Vander Mynsbrugge" w:date="2024-05-23T09:09:00Z">
            <w:rPr>
              <w:del w:id="247" w:author="Jorrit Vander Mynsbrugge" w:date="2024-05-23T09:11:00Z"/>
              <w:lang w:val="en-US"/>
            </w:rPr>
          </w:rPrChange>
        </w:rPr>
        <w:pPrChange w:id="248" w:author="Jorrit Vander Mynsbrugge" w:date="2024-05-23T09:11:00Z">
          <w:pPr>
            <w:pStyle w:val="ListParagraph"/>
            <w:numPr>
              <w:numId w:val="23"/>
            </w:numPr>
            <w:ind w:left="360" w:hanging="360"/>
          </w:pPr>
        </w:pPrChange>
      </w:pPr>
      <w:del w:id="249" w:author="Jorrit Vander Mynsbrugge" w:date="2024-05-23T09:12:00Z">
        <w:r w:rsidRPr="00C62106" w:rsidDel="00C62106">
          <w:rPr>
            <w:rPrChange w:id="250" w:author="Jorrit Vander Mynsbrugge" w:date="2024-05-23T09:09:00Z">
              <w:rPr>
                <w:lang w:val="en-US"/>
              </w:rPr>
            </w:rPrChange>
          </w:rPr>
          <w:br/>
        </w:r>
      </w:del>
    </w:p>
    <w:p w14:paraId="5354C7C5" w14:textId="58803F02" w:rsidR="00DB7393" w:rsidRPr="00C62106" w:rsidRDefault="00DB7393" w:rsidP="00C62106">
      <w:pPr>
        <w:jc w:val="center"/>
        <w:rPr>
          <w:rPrChange w:id="251" w:author="Jorrit Vander Mynsbrugge" w:date="2024-05-23T09:09:00Z">
            <w:rPr>
              <w:lang w:val="en-US"/>
            </w:rPr>
          </w:rPrChange>
        </w:rPr>
        <w:pPrChange w:id="252" w:author="Jorrit Vander Mynsbrugge" w:date="2024-05-23T09:12:00Z">
          <w:pPr>
            <w:pStyle w:val="ListParagraph"/>
            <w:ind w:left="360"/>
            <w:jc w:val="center"/>
          </w:pPr>
        </w:pPrChange>
      </w:pPr>
      <w:del w:id="253" w:author="Jorrit Vander Mynsbrugge" w:date="2024-05-23T09:12:00Z">
        <w:r w:rsidRPr="00C62106" w:rsidDel="00C62106">
          <w:rPr>
            <w:rPrChange w:id="254" w:author="Jorrit Vander Mynsbrugge" w:date="2024-05-23T09:09:00Z">
              <w:rPr>
                <w:b/>
                <w:bCs/>
                <w:lang w:val="en-US"/>
              </w:rPr>
            </w:rPrChange>
          </w:rPr>
          <w:br/>
        </w:r>
      </w:del>
      <w: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23150BE2" w14:textId="4BC78342" w:rsidR="00C62106" w:rsidRDefault="00C62106" w:rsidP="00C62106">
      <w:pPr>
        <w:pStyle w:val="Caption"/>
        <w:jc w:val="center"/>
        <w:rPr>
          <w:ins w:id="255" w:author="Jorrit Vander Mynsbrugge" w:date="2024-05-23T09:12:00Z"/>
        </w:rPr>
        <w:pPrChange w:id="256" w:author="Jorrit Vander Mynsbrugge" w:date="2024-05-23T09:13:00Z">
          <w:pPr>
            <w:pStyle w:val="ListParagraph"/>
            <w:ind w:left="360"/>
            <w:jc w:val="center"/>
          </w:pPr>
        </w:pPrChange>
      </w:pPr>
      <w:bookmarkStart w:id="257" w:name="_Ref167348121"/>
      <w:proofErr w:type="spellStart"/>
      <w:ins w:id="258" w:author="Jorrit Vander Mynsbrugge" w:date="2024-05-23T09:13:00Z">
        <w:r>
          <w:t>Figure</w:t>
        </w:r>
        <w:proofErr w:type="spellEnd"/>
        <w:r>
          <w:t xml:space="preserve"> </w:t>
        </w:r>
        <w:r>
          <w:fldChar w:fldCharType="begin"/>
        </w:r>
        <w:r>
          <w:instrText xml:space="preserve"> SEQ Figure \* ARABIC </w:instrText>
        </w:r>
      </w:ins>
      <w:r>
        <w:fldChar w:fldCharType="separate"/>
      </w:r>
      <w:ins w:id="259" w:author="Jorrit Vander Mynsbrugge" w:date="2024-05-23T09:18:00Z">
        <w:r w:rsidR="006B5759">
          <w:rPr>
            <w:noProof/>
          </w:rPr>
          <w:t>7</w:t>
        </w:r>
      </w:ins>
      <w:ins w:id="260" w:author="Jorrit Vander Mynsbrugge" w:date="2024-05-23T09:13:00Z">
        <w:r>
          <w:fldChar w:fldCharType="end"/>
        </w:r>
        <w:bookmarkEnd w:id="257"/>
        <w:r>
          <w:rPr>
            <w:lang w:val="en-BE"/>
          </w:rPr>
          <w:t xml:space="preserve"> </w:t>
        </w:r>
        <w:r w:rsidRPr="00FF1186">
          <w:t>Map colour-</w:t>
        </w:r>
        <w:proofErr w:type="spellStart"/>
        <w:r w:rsidRPr="00FF1186">
          <w:t>coded</w:t>
        </w:r>
        <w:proofErr w:type="spellEnd"/>
        <w:r w:rsidRPr="00FF1186">
          <w:t xml:space="preserve"> </w:t>
        </w:r>
        <w:proofErr w:type="spellStart"/>
        <w:r w:rsidRPr="00FF1186">
          <w:t>according</w:t>
        </w:r>
        <w:proofErr w:type="spellEnd"/>
        <w:r w:rsidRPr="00FF1186">
          <w:t xml:space="preserve"> </w:t>
        </w:r>
        <w:proofErr w:type="spellStart"/>
        <w:r w:rsidRPr="00FF1186">
          <w:t>to</w:t>
        </w:r>
        <w:proofErr w:type="spellEnd"/>
        <w:r w:rsidRPr="00FF1186">
          <w:t xml:space="preserve"> status</w:t>
        </w:r>
      </w:ins>
    </w:p>
    <w:p w14:paraId="2B607E3A" w14:textId="28D85C0B" w:rsidR="00DB7393" w:rsidRPr="00C62106" w:rsidDel="00C62106" w:rsidRDefault="00DB7393" w:rsidP="00C62106">
      <w:pPr>
        <w:jc w:val="center"/>
        <w:rPr>
          <w:del w:id="261" w:author="Jorrit Vander Mynsbrugge" w:date="2024-05-23T09:13:00Z"/>
          <w:rPrChange w:id="262" w:author="Jorrit Vander Mynsbrugge" w:date="2024-05-23T09:09:00Z">
            <w:rPr>
              <w:del w:id="263" w:author="Jorrit Vander Mynsbrugge" w:date="2024-05-23T09:13:00Z"/>
              <w:lang w:val="en-US"/>
            </w:rPr>
          </w:rPrChange>
        </w:rPr>
        <w:pPrChange w:id="264" w:author="Jorrit Vander Mynsbrugge" w:date="2024-05-23T09:11:00Z">
          <w:pPr>
            <w:pStyle w:val="ListParagraph"/>
            <w:ind w:left="360"/>
            <w:jc w:val="center"/>
          </w:pPr>
        </w:pPrChange>
      </w:pPr>
      <w:del w:id="265" w:author="Jorrit Vander Mynsbrugge" w:date="2024-05-23T09:13:00Z">
        <w:r w:rsidRPr="00C62106" w:rsidDel="00C62106">
          <w:rPr>
            <w:rPrChange w:id="266" w:author="Jorrit Vander Mynsbrugge" w:date="2024-05-23T09:09:00Z">
              <w:rPr>
                <w:lang w:val="en-US"/>
              </w:rPr>
            </w:rPrChange>
          </w:rPr>
          <w:delText>Figure 7: Map colour-coded according to status</w:delText>
        </w:r>
      </w:del>
    </w:p>
    <w:p w14:paraId="6CE19A5F" w14:textId="1525335C" w:rsidR="00DB7393" w:rsidRPr="00C62106" w:rsidRDefault="00A912D9" w:rsidP="00C62106">
      <w:pPr>
        <w:pStyle w:val="ListParagraph"/>
        <w:numPr>
          <w:ilvl w:val="0"/>
          <w:numId w:val="8"/>
        </w:numPr>
        <w:rPr>
          <w:rPrChange w:id="267" w:author="Jorrit Vander Mynsbrugge" w:date="2024-05-23T09:09:00Z">
            <w:rPr>
              <w:lang w:val="en-US"/>
            </w:rPr>
          </w:rPrChange>
        </w:rPr>
        <w:pPrChange w:id="268" w:author="Jorrit Vander Mynsbrugge" w:date="2024-05-23T09:09:00Z">
          <w:pPr>
            <w:pStyle w:val="ListParagraph"/>
            <w:ind w:left="360"/>
            <w:jc w:val="left"/>
          </w:pPr>
        </w:pPrChange>
      </w:pPr>
      <w:del w:id="269" w:author="Jorrit Vander Mynsbrugge" w:date="2024-05-23T09:12:00Z">
        <w:r w:rsidRPr="00C62106" w:rsidDel="00C62106">
          <w:rPr>
            <w:rPrChange w:id="270" w:author="Jorrit Vander Mynsbrugge" w:date="2024-05-23T09:09:00Z">
              <w:rPr>
                <w:lang w:val="en-US"/>
              </w:rPr>
            </w:rPrChange>
          </w:rPr>
          <w:br/>
          <w:delText xml:space="preserve">- </w:delText>
        </w:r>
      </w:del>
      <w:proofErr w:type="spellStart"/>
      <w:r w:rsidRPr="00C62106">
        <w:rPr>
          <w:rPrChange w:id="271" w:author="Jorrit Vander Mynsbrugge" w:date="2024-05-23T09:09:00Z">
            <w:rPr>
              <w:lang w:val="en-US"/>
            </w:rPr>
          </w:rPrChange>
        </w:rPr>
        <w:t>Circle</w:t>
      </w:r>
      <w:proofErr w:type="spellEnd"/>
      <w:r w:rsidRPr="00C62106">
        <w:rPr>
          <w:rPrChange w:id="272" w:author="Jorrit Vander Mynsbrugge" w:date="2024-05-23T09:09:00Z">
            <w:rPr>
              <w:lang w:val="en-US"/>
            </w:rPr>
          </w:rPrChange>
        </w:rPr>
        <w:t xml:space="preserve"> Marker </w:t>
      </w:r>
      <w:proofErr w:type="spellStart"/>
      <w:r w:rsidRPr="00C62106">
        <w:rPr>
          <w:rPrChange w:id="273" w:author="Jorrit Vander Mynsbrugge" w:date="2024-05-23T09:09:00Z">
            <w:rPr>
              <w:lang w:val="en-US"/>
            </w:rPr>
          </w:rPrChange>
        </w:rPr>
        <w:t>Size</w:t>
      </w:r>
      <w:proofErr w:type="spellEnd"/>
      <w:r w:rsidRPr="00C62106">
        <w:rPr>
          <w:rPrChange w:id="274" w:author="Jorrit Vander Mynsbrugge" w:date="2024-05-23T09:09:00Z">
            <w:rPr>
              <w:lang w:val="en-US"/>
            </w:rPr>
          </w:rPrChange>
        </w:rPr>
        <w:t>: The size of the marker corresponds to the capacity of the wind farm. The bigger the size of the marker, the bigger the capacity of the wind farm.</w:t>
      </w:r>
      <w:r w:rsidR="00DB7393" w:rsidRPr="00C62106">
        <w:rPr>
          <w:rPrChange w:id="275" w:author="Jorrit Vander Mynsbrugge" w:date="2024-05-23T09:09:00Z">
            <w:rPr>
              <w:lang w:val="en-US"/>
            </w:rPr>
          </w:rPrChange>
        </w:rPr>
        <w:t xml:space="preserve"> In </w:t>
      </w:r>
      <w:ins w:id="276" w:author="Jorrit Vander Mynsbrugge" w:date="2024-05-23T09:15:00Z">
        <w:r w:rsidR="00C62106">
          <w:fldChar w:fldCharType="begin"/>
        </w:r>
        <w:r w:rsidR="00C62106">
          <w:instrText xml:space="preserve"> REF _Ref167348121 \h </w:instrText>
        </w:r>
      </w:ins>
      <w:r w:rsidR="00C62106">
        <w:fldChar w:fldCharType="separate"/>
      </w:r>
      <w:proofErr w:type="spellStart"/>
      <w:ins w:id="277" w:author="Jorrit Vander Mynsbrugge" w:date="2024-05-23T09:15:00Z">
        <w:r w:rsidR="00C62106">
          <w:t>Figure</w:t>
        </w:r>
        <w:proofErr w:type="spellEnd"/>
        <w:r w:rsidR="00C62106">
          <w:t xml:space="preserve"> </w:t>
        </w:r>
        <w:r w:rsidR="00C62106">
          <w:rPr>
            <w:noProof/>
          </w:rPr>
          <w:t>7</w:t>
        </w:r>
        <w:r w:rsidR="00C62106">
          <w:fldChar w:fldCharType="end"/>
        </w:r>
      </w:ins>
      <w:del w:id="278" w:author="Jorrit Vander Mynsbrugge" w:date="2024-05-23T09:15:00Z">
        <w:r w:rsidR="00DB7393" w:rsidRPr="00C62106" w:rsidDel="00C62106">
          <w:rPr>
            <w:rPrChange w:id="279" w:author="Jorrit Vander Mynsbrugge" w:date="2024-05-23T09:09:00Z">
              <w:rPr>
                <w:lang w:val="en-US"/>
              </w:rPr>
            </w:rPrChange>
          </w:rPr>
          <w:delText xml:space="preserve">figure 7 </w:delText>
        </w:r>
      </w:del>
      <w:ins w:id="280" w:author="Jorrit Vander Mynsbrugge" w:date="2024-05-23T09:15:00Z">
        <w:r w:rsidR="00C62106">
          <w:rPr>
            <w:lang w:val="en-BE"/>
          </w:rPr>
          <w:t xml:space="preserve"> </w:t>
        </w:r>
      </w:ins>
      <w:proofErr w:type="spellStart"/>
      <w:r w:rsidR="00DB7393" w:rsidRPr="00C62106">
        <w:rPr>
          <w:rPrChange w:id="281" w:author="Jorrit Vander Mynsbrugge" w:date="2024-05-23T09:09:00Z">
            <w:rPr>
              <w:lang w:val="en-US"/>
            </w:rPr>
          </w:rPrChange>
        </w:rPr>
        <w:t>it</w:t>
      </w:r>
      <w:proofErr w:type="spellEnd"/>
      <w:r w:rsidR="00DB7393" w:rsidRPr="00C62106">
        <w:rPr>
          <w:rPrChange w:id="282" w:author="Jorrit Vander Mynsbrugge" w:date="2024-05-23T09:09:00Z">
            <w:rPr>
              <w:lang w:val="en-US"/>
            </w:rPr>
          </w:rPrChange>
        </w:rPr>
        <w:t xml:space="preserve"> </w:t>
      </w:r>
      <w:proofErr w:type="spellStart"/>
      <w:r w:rsidR="00DB7393" w:rsidRPr="00C62106">
        <w:rPr>
          <w:rPrChange w:id="283" w:author="Jorrit Vander Mynsbrugge" w:date="2024-05-23T09:09:00Z">
            <w:rPr>
              <w:lang w:val="en-US"/>
            </w:rPr>
          </w:rPrChange>
        </w:rPr>
        <w:t>can</w:t>
      </w:r>
      <w:proofErr w:type="spellEnd"/>
      <w:r w:rsidR="00DB7393" w:rsidRPr="00C62106">
        <w:rPr>
          <w:rPrChange w:id="284" w:author="Jorrit Vander Mynsbrugge" w:date="2024-05-23T09:09:00Z">
            <w:rPr>
              <w:lang w:val="en-US"/>
            </w:rPr>
          </w:rPrChange>
        </w:rPr>
        <w:t xml:space="preserve"> </w:t>
      </w:r>
      <w:proofErr w:type="spellStart"/>
      <w:r w:rsidR="00DB7393" w:rsidRPr="00C62106">
        <w:rPr>
          <w:rPrChange w:id="285" w:author="Jorrit Vander Mynsbrugge" w:date="2024-05-23T09:09:00Z">
            <w:rPr>
              <w:lang w:val="en-US"/>
            </w:rPr>
          </w:rPrChange>
        </w:rPr>
        <w:t>be</w:t>
      </w:r>
      <w:proofErr w:type="spellEnd"/>
      <w:r w:rsidR="00DB7393" w:rsidRPr="00C62106">
        <w:rPr>
          <w:rPrChange w:id="286" w:author="Jorrit Vander Mynsbrugge" w:date="2024-05-23T09:09:00Z">
            <w:rPr>
              <w:lang w:val="en-US"/>
            </w:rPr>
          </w:rPrChange>
        </w:rPr>
        <w:t xml:space="preserve"> </w:t>
      </w:r>
      <w:proofErr w:type="spellStart"/>
      <w:r w:rsidR="00DB7393" w:rsidRPr="00C62106">
        <w:rPr>
          <w:rPrChange w:id="287" w:author="Jorrit Vander Mynsbrugge" w:date="2024-05-23T09:09:00Z">
            <w:rPr>
              <w:lang w:val="en-US"/>
            </w:rPr>
          </w:rPrChange>
        </w:rPr>
        <w:t>seen</w:t>
      </w:r>
      <w:proofErr w:type="spellEnd"/>
      <w:r w:rsidR="00DB7393" w:rsidRPr="00C62106">
        <w:rPr>
          <w:rPrChange w:id="288" w:author="Jorrit Vander Mynsbrugge" w:date="2024-05-23T09:09:00Z">
            <w:rPr>
              <w:lang w:val="en-US"/>
            </w:rPr>
          </w:rPrChange>
        </w:rPr>
        <w:t xml:space="preserve"> that the circle markers vary in size. </w:t>
      </w:r>
    </w:p>
    <w:p w14:paraId="6B19D153" w14:textId="684AABD5" w:rsidR="00C62106" w:rsidRDefault="00A912D9" w:rsidP="00C62106">
      <w:pPr>
        <w:pStyle w:val="ListParagraph"/>
        <w:numPr>
          <w:ilvl w:val="0"/>
          <w:numId w:val="8"/>
        </w:numPr>
        <w:rPr>
          <w:ins w:id="289" w:author="Jorrit Vander Mynsbrugge" w:date="2024-05-23T09:12:00Z"/>
        </w:rPr>
        <w:pPrChange w:id="290" w:author="Jorrit Vander Mynsbrugge" w:date="2024-05-23T09:09:00Z">
          <w:pPr>
            <w:pStyle w:val="ListParagraph"/>
            <w:ind w:left="360"/>
            <w:jc w:val="left"/>
          </w:pPr>
        </w:pPrChange>
      </w:pPr>
      <w:del w:id="291" w:author="Jorrit Vander Mynsbrugge" w:date="2024-05-23T09:12:00Z">
        <w:r w:rsidRPr="00C62106" w:rsidDel="00C62106">
          <w:rPr>
            <w:rPrChange w:id="292" w:author="Jorrit Vander Mynsbrugge" w:date="2024-05-23T09:09:00Z">
              <w:rPr>
                <w:lang w:val="en-US"/>
              </w:rPr>
            </w:rPrChange>
          </w:rPr>
          <w:delText>-Z</w:delText>
        </w:r>
      </w:del>
      <w:ins w:id="293" w:author="Jorrit Vander Mynsbrugge" w:date="2024-05-23T09:12:00Z">
        <w:r w:rsidR="00C62106">
          <w:rPr>
            <w:lang w:val="en-BE"/>
          </w:rPr>
          <w:t>Z</w:t>
        </w:r>
      </w:ins>
      <w:r w:rsidRPr="00C62106">
        <w:rPr>
          <w:rPrChange w:id="294" w:author="Jorrit Vander Mynsbrugge" w:date="2024-05-23T09:09:00Z">
            <w:rPr>
              <w:lang w:val="en-US"/>
            </w:rPr>
          </w:rPrChange>
        </w:rPr>
        <w:t xml:space="preserve">oom: The user </w:t>
      </w:r>
      <w:proofErr w:type="spellStart"/>
      <w:r w:rsidRPr="00C62106">
        <w:rPr>
          <w:rPrChange w:id="295" w:author="Jorrit Vander Mynsbrugge" w:date="2024-05-23T09:09:00Z">
            <w:rPr>
              <w:lang w:val="en-US"/>
            </w:rPr>
          </w:rPrChange>
        </w:rPr>
        <w:t>can</w:t>
      </w:r>
      <w:proofErr w:type="spellEnd"/>
      <w:r w:rsidRPr="00C62106">
        <w:rPr>
          <w:rPrChange w:id="296" w:author="Jorrit Vander Mynsbrugge" w:date="2024-05-23T09:09:00Z">
            <w:rPr>
              <w:lang w:val="en-US"/>
            </w:rPr>
          </w:rPrChange>
        </w:rPr>
        <w:t xml:space="preserve"> zoom</w:t>
      </w:r>
      <w:del w:id="297" w:author="Jorrit Vander Mynsbrugge" w:date="2024-05-23T09:15:00Z">
        <w:r w:rsidRPr="00C62106" w:rsidDel="00C62106">
          <w:rPr>
            <w:rPrChange w:id="298" w:author="Jorrit Vander Mynsbrugge" w:date="2024-05-23T09:09:00Z">
              <w:rPr>
                <w:lang w:val="en-US"/>
              </w:rPr>
            </w:rPrChange>
          </w:rPr>
          <w:delText>-</w:delText>
        </w:r>
      </w:del>
      <w:ins w:id="299" w:author="Jorrit Vander Mynsbrugge" w:date="2024-05-23T09:15:00Z">
        <w:r w:rsidR="00C62106">
          <w:rPr>
            <w:lang w:val="en-BE"/>
          </w:rPr>
          <w:t xml:space="preserve"> </w:t>
        </w:r>
      </w:ins>
      <w:r w:rsidRPr="00C62106">
        <w:rPr>
          <w:rPrChange w:id="300" w:author="Jorrit Vander Mynsbrugge" w:date="2024-05-23T09:09:00Z">
            <w:rPr>
              <w:lang w:val="en-US"/>
            </w:rPr>
          </w:rPrChange>
        </w:rPr>
        <w:t>in or zoom</w:t>
      </w:r>
      <w:del w:id="301" w:author="Jorrit Vander Mynsbrugge" w:date="2024-05-23T09:15:00Z">
        <w:r w:rsidRPr="00C62106" w:rsidDel="00C62106">
          <w:rPr>
            <w:rPrChange w:id="302" w:author="Jorrit Vander Mynsbrugge" w:date="2024-05-23T09:09:00Z">
              <w:rPr>
                <w:lang w:val="en-US"/>
              </w:rPr>
            </w:rPrChange>
          </w:rPr>
          <w:delText>-</w:delText>
        </w:r>
      </w:del>
      <w:ins w:id="303" w:author="Jorrit Vander Mynsbrugge" w:date="2024-05-23T09:15:00Z">
        <w:r w:rsidR="00C62106">
          <w:rPr>
            <w:lang w:val="en-BE"/>
          </w:rPr>
          <w:t xml:space="preserve"> </w:t>
        </w:r>
      </w:ins>
      <w:r w:rsidRPr="00C62106">
        <w:rPr>
          <w:rPrChange w:id="304" w:author="Jorrit Vander Mynsbrugge" w:date="2024-05-23T09:09:00Z">
            <w:rPr>
              <w:lang w:val="en-US"/>
            </w:rPr>
          </w:rPrChange>
        </w:rPr>
        <w:t xml:space="preserve">out </w:t>
      </w:r>
      <w:ins w:id="305" w:author="Jorrit Vander Mynsbrugge" w:date="2024-05-23T09:15:00Z">
        <w:r w:rsidR="00C62106">
          <w:rPr>
            <w:lang w:val="en-BE"/>
          </w:rPr>
          <w:t xml:space="preserve">on </w:t>
        </w:r>
      </w:ins>
      <w:proofErr w:type="spellStart"/>
      <w:r w:rsidRPr="00C62106">
        <w:rPr>
          <w:rPrChange w:id="306" w:author="Jorrit Vander Mynsbrugge" w:date="2024-05-23T09:09:00Z">
            <w:rPr>
              <w:lang w:val="en-US"/>
            </w:rPr>
          </w:rPrChange>
        </w:rPr>
        <w:t>the</w:t>
      </w:r>
      <w:proofErr w:type="spellEnd"/>
      <w:r w:rsidRPr="00C62106">
        <w:rPr>
          <w:rPrChange w:id="307" w:author="Jorrit Vander Mynsbrugge" w:date="2024-05-23T09:09:00Z">
            <w:rPr>
              <w:lang w:val="en-US"/>
            </w:rPr>
          </w:rPrChange>
        </w:rPr>
        <w:t xml:space="preserve"> map. </w:t>
      </w:r>
      <w:r w:rsidR="00DB7393" w:rsidRPr="00C62106">
        <w:rPr>
          <w:rPrChange w:id="308" w:author="Jorrit Vander Mynsbrugge" w:date="2024-05-23T09:09:00Z">
            <w:rPr>
              <w:lang w:val="en-US"/>
            </w:rPr>
          </w:rPrChange>
        </w:rPr>
        <w:t xml:space="preserve">Zooming </w:t>
      </w:r>
      <w:ins w:id="309" w:author="Jorrit Vander Mynsbrugge" w:date="2024-05-23T09:15:00Z">
        <w:r w:rsidR="00C62106">
          <w:rPr>
            <w:lang w:val="en-BE"/>
          </w:rPr>
          <w:t>t</w:t>
        </w:r>
      </w:ins>
      <w:r w:rsidR="00DB7393" w:rsidRPr="00C62106">
        <w:rPr>
          <w:rPrChange w:id="310" w:author="Jorrit Vander Mynsbrugge" w:date="2024-05-23T09:09:00Z">
            <w:rPr>
              <w:lang w:val="en-US"/>
            </w:rPr>
          </w:rPrChange>
        </w:rPr>
        <w:t xml:space="preserve">he map provides a more accurate geographical </w:t>
      </w:r>
      <w:proofErr w:type="spellStart"/>
      <w:r w:rsidR="00DB7393" w:rsidRPr="00C62106">
        <w:rPr>
          <w:rPrChange w:id="311" w:author="Jorrit Vander Mynsbrugge" w:date="2024-05-23T09:09:00Z">
            <w:rPr>
              <w:lang w:val="en-US"/>
            </w:rPr>
          </w:rPrChange>
        </w:rPr>
        <w:t>location</w:t>
      </w:r>
      <w:proofErr w:type="spellEnd"/>
      <w:r w:rsidR="00DB7393" w:rsidRPr="00C62106">
        <w:rPr>
          <w:rPrChange w:id="312" w:author="Jorrit Vander Mynsbrugge" w:date="2024-05-23T09:09:00Z">
            <w:rPr>
              <w:lang w:val="en-US"/>
            </w:rPr>
          </w:rPrChange>
        </w:rPr>
        <w:t xml:space="preserve"> of </w:t>
      </w:r>
      <w:proofErr w:type="spellStart"/>
      <w:r w:rsidR="00DB7393" w:rsidRPr="00C62106">
        <w:rPr>
          <w:rPrChange w:id="313" w:author="Jorrit Vander Mynsbrugge" w:date="2024-05-23T09:09:00Z">
            <w:rPr>
              <w:lang w:val="en-US"/>
            </w:rPr>
          </w:rPrChange>
        </w:rPr>
        <w:t>the</w:t>
      </w:r>
      <w:proofErr w:type="spellEnd"/>
      <w:r w:rsidR="00DB7393" w:rsidRPr="00C62106">
        <w:rPr>
          <w:rPrChange w:id="314" w:author="Jorrit Vander Mynsbrugge" w:date="2024-05-23T09:09:00Z">
            <w:rPr>
              <w:lang w:val="en-US"/>
            </w:rPr>
          </w:rPrChange>
        </w:rPr>
        <w:t xml:space="preserve"> map.</w:t>
      </w:r>
    </w:p>
    <w:p w14:paraId="1C3B5EDB" w14:textId="39EAD0F9" w:rsidR="00DB7393" w:rsidRPr="00C62106" w:rsidRDefault="00DB7393" w:rsidP="00C62106">
      <w:pPr>
        <w:pStyle w:val="ListParagraph"/>
        <w:numPr>
          <w:ilvl w:val="0"/>
          <w:numId w:val="8"/>
        </w:numPr>
        <w:rPr>
          <w:rPrChange w:id="315" w:author="Jorrit Vander Mynsbrugge" w:date="2024-05-23T09:09:00Z">
            <w:rPr>
              <w:lang w:val="en-US"/>
            </w:rPr>
          </w:rPrChange>
        </w:rPr>
        <w:pPrChange w:id="316" w:author="Jorrit Vander Mynsbrugge" w:date="2024-05-23T09:09:00Z">
          <w:pPr>
            <w:pStyle w:val="ListParagraph"/>
            <w:ind w:left="360"/>
            <w:jc w:val="left"/>
          </w:pPr>
        </w:pPrChange>
      </w:pPr>
      <w:del w:id="317" w:author="Jorrit Vander Mynsbrugge" w:date="2024-05-23T09:12:00Z">
        <w:r w:rsidRPr="00C62106" w:rsidDel="00C62106">
          <w:rPr>
            <w:rPrChange w:id="318" w:author="Jorrit Vander Mynsbrugge" w:date="2024-05-23T09:09:00Z">
              <w:rPr>
                <w:lang w:val="en-US"/>
              </w:rPr>
            </w:rPrChange>
          </w:rPr>
          <w:br/>
          <w:delText>-</w:delText>
        </w:r>
      </w:del>
      <w:r w:rsidRPr="00C62106">
        <w:rPr>
          <w:rPrChange w:id="319" w:author="Jorrit Vander Mynsbrugge" w:date="2024-05-23T09:09:00Z">
            <w:rPr>
              <w:lang w:val="en-US"/>
            </w:rPr>
          </w:rPrChange>
        </w:rPr>
        <w:t xml:space="preserve">Hover </w:t>
      </w:r>
      <w:proofErr w:type="spellStart"/>
      <w:r w:rsidRPr="00C62106">
        <w:rPr>
          <w:rPrChange w:id="320" w:author="Jorrit Vander Mynsbrugge" w:date="2024-05-23T09:09:00Z">
            <w:rPr>
              <w:lang w:val="en-US"/>
            </w:rPr>
          </w:rPrChange>
        </w:rPr>
        <w:t>Interaction</w:t>
      </w:r>
      <w:proofErr w:type="spellEnd"/>
      <w:r w:rsidRPr="00C62106">
        <w:rPr>
          <w:rPrChange w:id="321" w:author="Jorrit Vander Mynsbrugge" w:date="2024-05-23T09:09:00Z">
            <w:rPr>
              <w:lang w:val="en-US"/>
            </w:rPr>
          </w:rPrChange>
        </w:rPr>
        <w:t xml:space="preserve">: </w:t>
      </w:r>
      <w:proofErr w:type="spellStart"/>
      <w:r w:rsidRPr="00C62106">
        <w:rPr>
          <w:rPrChange w:id="322" w:author="Jorrit Vander Mynsbrugge" w:date="2024-05-23T09:09:00Z">
            <w:rPr>
              <w:lang w:val="en-US"/>
            </w:rPr>
          </w:rPrChange>
        </w:rPr>
        <w:t>When</w:t>
      </w:r>
      <w:proofErr w:type="spellEnd"/>
      <w:r w:rsidRPr="00C62106">
        <w:rPr>
          <w:rPrChange w:id="323" w:author="Jorrit Vander Mynsbrugge" w:date="2024-05-23T09:09:00Z">
            <w:rPr>
              <w:lang w:val="en-US"/>
            </w:rPr>
          </w:rPrChange>
        </w:rPr>
        <w:t xml:space="preserve"> </w:t>
      </w:r>
      <w:proofErr w:type="spellStart"/>
      <w:r w:rsidRPr="00C62106">
        <w:rPr>
          <w:rPrChange w:id="324" w:author="Jorrit Vander Mynsbrugge" w:date="2024-05-23T09:09:00Z">
            <w:rPr>
              <w:lang w:val="en-US"/>
            </w:rPr>
          </w:rPrChange>
        </w:rPr>
        <w:t>the</w:t>
      </w:r>
      <w:proofErr w:type="spellEnd"/>
      <w:r w:rsidRPr="00C62106">
        <w:rPr>
          <w:rPrChange w:id="325" w:author="Jorrit Vander Mynsbrugge" w:date="2024-05-23T09:09:00Z">
            <w:rPr>
              <w:lang w:val="en-US"/>
            </w:rPr>
          </w:rPrChange>
        </w:rPr>
        <w:t xml:space="preserve"> user hovers over the marker, additional information about </w:t>
      </w:r>
      <w:proofErr w:type="spellStart"/>
      <w:r w:rsidRPr="00C62106">
        <w:rPr>
          <w:rPrChange w:id="326" w:author="Jorrit Vander Mynsbrugge" w:date="2024-05-23T09:09:00Z">
            <w:rPr>
              <w:lang w:val="en-US"/>
            </w:rPr>
          </w:rPrChange>
        </w:rPr>
        <w:t>the</w:t>
      </w:r>
      <w:proofErr w:type="spellEnd"/>
      <w:r w:rsidRPr="00C62106">
        <w:rPr>
          <w:rPrChange w:id="327" w:author="Jorrit Vander Mynsbrugge" w:date="2024-05-23T09:09:00Z">
            <w:rPr>
              <w:lang w:val="en-US"/>
            </w:rPr>
          </w:rPrChange>
        </w:rPr>
        <w:t xml:space="preserve"> windfarm is dis</w:t>
      </w:r>
      <w:ins w:id="328" w:author="Jorrit Vander Mynsbrugge" w:date="2024-05-23T09:16:00Z">
        <w:r w:rsidR="00C62106">
          <w:rPr>
            <w:lang w:val="en-BE"/>
          </w:rPr>
          <w:t>p</w:t>
        </w:r>
      </w:ins>
      <w:proofErr w:type="spellStart"/>
      <w:r w:rsidRPr="00C62106">
        <w:rPr>
          <w:rPrChange w:id="329" w:author="Jorrit Vander Mynsbrugge" w:date="2024-05-23T09:09:00Z">
            <w:rPr>
              <w:lang w:val="en-US"/>
            </w:rPr>
          </w:rPrChange>
        </w:rPr>
        <w:t>layed</w:t>
      </w:r>
      <w:proofErr w:type="spellEnd"/>
      <w:r w:rsidRPr="00C62106">
        <w:rPr>
          <w:rPrChange w:id="330" w:author="Jorrit Vander Mynsbrugge" w:date="2024-05-23T09:09:00Z">
            <w:rPr>
              <w:lang w:val="en-US"/>
            </w:rPr>
          </w:rPrChange>
        </w:rPr>
        <w:t xml:space="preserve"> </w:t>
      </w:r>
      <w:proofErr w:type="spellStart"/>
      <w:r w:rsidRPr="00C62106">
        <w:rPr>
          <w:rPrChange w:id="331" w:author="Jorrit Vander Mynsbrugge" w:date="2024-05-23T09:09:00Z">
            <w:rPr>
              <w:lang w:val="en-US"/>
            </w:rPr>
          </w:rPrChange>
        </w:rPr>
        <w:t>which</w:t>
      </w:r>
      <w:proofErr w:type="spellEnd"/>
      <w:r w:rsidRPr="00C62106">
        <w:rPr>
          <w:rPrChange w:id="332" w:author="Jorrit Vander Mynsbrugge" w:date="2024-05-23T09:09:00Z">
            <w:rPr>
              <w:lang w:val="en-US"/>
            </w:rPr>
          </w:rPrChange>
        </w:rPr>
        <w:t xml:space="preserve"> is </w:t>
      </w:r>
      <w:proofErr w:type="spellStart"/>
      <w:r w:rsidRPr="00C62106">
        <w:rPr>
          <w:rPrChange w:id="333" w:author="Jorrit Vander Mynsbrugge" w:date="2024-05-23T09:09:00Z">
            <w:rPr>
              <w:lang w:val="en-US"/>
            </w:rPr>
          </w:rPrChange>
        </w:rPr>
        <w:t>shown</w:t>
      </w:r>
      <w:proofErr w:type="spellEnd"/>
      <w:r w:rsidRPr="00C62106">
        <w:rPr>
          <w:rPrChange w:id="334" w:author="Jorrit Vander Mynsbrugge" w:date="2024-05-23T09:09:00Z">
            <w:rPr>
              <w:lang w:val="en-US"/>
            </w:rPr>
          </w:rPrChange>
        </w:rPr>
        <w:t xml:space="preserve"> in</w:t>
      </w:r>
      <w:ins w:id="335" w:author="Jorrit Vander Mynsbrugge" w:date="2024-05-23T09:16:00Z">
        <w:r w:rsidR="006B5759">
          <w:rPr>
            <w:lang w:val="en-BE"/>
          </w:rPr>
          <w:t xml:space="preserve"> </w:t>
        </w:r>
        <w:r w:rsidR="006B5759">
          <w:fldChar w:fldCharType="begin"/>
        </w:r>
        <w:r w:rsidR="006B5759">
          <w:instrText xml:space="preserve"> REF _Ref167348214 \h </w:instrText>
        </w:r>
      </w:ins>
      <w:r w:rsidR="006B5759">
        <w:fldChar w:fldCharType="separate"/>
      </w:r>
      <w:proofErr w:type="spellStart"/>
      <w:ins w:id="336" w:author="Jorrit Vander Mynsbrugge" w:date="2024-05-23T09:16:00Z">
        <w:r w:rsidR="006B5759">
          <w:t>Figure</w:t>
        </w:r>
        <w:proofErr w:type="spellEnd"/>
        <w:r w:rsidR="006B5759">
          <w:t xml:space="preserve"> </w:t>
        </w:r>
        <w:r w:rsidR="006B5759">
          <w:rPr>
            <w:noProof/>
          </w:rPr>
          <w:t>8</w:t>
        </w:r>
        <w:r w:rsidR="006B5759">
          <w:fldChar w:fldCharType="end"/>
        </w:r>
      </w:ins>
      <w:del w:id="337" w:author="Jorrit Vander Mynsbrugge" w:date="2024-05-23T09:16:00Z">
        <w:r w:rsidRPr="00C62106" w:rsidDel="006B5759">
          <w:rPr>
            <w:rPrChange w:id="338" w:author="Jorrit Vander Mynsbrugge" w:date="2024-05-23T09:09:00Z">
              <w:rPr>
                <w:lang w:val="en-US"/>
              </w:rPr>
            </w:rPrChange>
          </w:rPr>
          <w:delText xml:space="preserve"> figure 8</w:delText>
        </w:r>
      </w:del>
      <w:r w:rsidRPr="00C62106">
        <w:rPr>
          <w:rPrChange w:id="339" w:author="Jorrit Vander Mynsbrugge" w:date="2024-05-23T09:09:00Z">
            <w:rPr>
              <w:lang w:val="en-US"/>
            </w:rPr>
          </w:rPrChange>
        </w:rPr>
        <w:t>.</w:t>
      </w:r>
    </w:p>
    <w:p w14:paraId="681CAC75" w14:textId="77777777" w:rsidR="00DB7393" w:rsidRDefault="00DB7393" w:rsidP="00DB7393">
      <w:pPr>
        <w:pStyle w:val="ListParagraph"/>
        <w:ind w:left="360"/>
        <w:jc w:val="left"/>
        <w:rPr>
          <w:lang w:val="en-US"/>
        </w:rPr>
      </w:pPr>
    </w:p>
    <w:p w14:paraId="1FCF878D" w14:textId="2CE9625A" w:rsidR="00DB7393" w:rsidRDefault="00DB7393" w:rsidP="00DB7393">
      <w:pPr>
        <w:pStyle w:val="ListParagraph"/>
        <w:ind w:left="360"/>
        <w:jc w:val="center"/>
        <w:rPr>
          <w:ins w:id="340" w:author="Jorrit Vander Mynsbrugge" w:date="2024-05-23T09:16:00Z"/>
          <w:lang w:val="en-US"/>
        </w:rPr>
      </w:pPr>
      <w:r>
        <w:rPr>
          <w:noProof/>
          <w:lang w:eastAsia="nl-BE"/>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106EF21C" w14:textId="3943E124" w:rsidR="00C62106" w:rsidRDefault="006B5759" w:rsidP="006B5759">
      <w:pPr>
        <w:pStyle w:val="Caption"/>
        <w:jc w:val="center"/>
        <w:rPr>
          <w:lang w:val="en-US"/>
        </w:rPr>
        <w:pPrChange w:id="341" w:author="Jorrit Vander Mynsbrugge" w:date="2024-05-23T09:16:00Z">
          <w:pPr>
            <w:pStyle w:val="ListParagraph"/>
            <w:ind w:left="360"/>
            <w:jc w:val="center"/>
          </w:pPr>
        </w:pPrChange>
      </w:pPr>
      <w:bookmarkStart w:id="342" w:name="_Ref167348214"/>
      <w:proofErr w:type="spellStart"/>
      <w:ins w:id="343" w:author="Jorrit Vander Mynsbrugge" w:date="2024-05-23T09:16:00Z">
        <w:r>
          <w:t>Figure</w:t>
        </w:r>
        <w:proofErr w:type="spellEnd"/>
        <w:r>
          <w:t xml:space="preserve"> </w:t>
        </w:r>
        <w:r>
          <w:fldChar w:fldCharType="begin"/>
        </w:r>
        <w:r>
          <w:instrText xml:space="preserve"> SEQ Figure \* ARABIC </w:instrText>
        </w:r>
      </w:ins>
      <w:r>
        <w:fldChar w:fldCharType="separate"/>
      </w:r>
      <w:ins w:id="344" w:author="Jorrit Vander Mynsbrugge" w:date="2024-05-23T09:18:00Z">
        <w:r>
          <w:rPr>
            <w:noProof/>
          </w:rPr>
          <w:t>8</w:t>
        </w:r>
      </w:ins>
      <w:ins w:id="345" w:author="Jorrit Vander Mynsbrugge" w:date="2024-05-23T09:16:00Z">
        <w:r>
          <w:fldChar w:fldCharType="end"/>
        </w:r>
        <w:bookmarkEnd w:id="342"/>
        <w:r>
          <w:rPr>
            <w:lang w:val="en-BE"/>
          </w:rPr>
          <w:t xml:space="preserve"> </w:t>
        </w:r>
        <w:r w:rsidRPr="004C0446">
          <w:t xml:space="preserve">Hovering over a marker displays </w:t>
        </w:r>
        <w:proofErr w:type="spellStart"/>
        <w:r w:rsidRPr="004C0446">
          <w:t>detailed</w:t>
        </w:r>
        <w:proofErr w:type="spellEnd"/>
        <w:r w:rsidRPr="004C0446">
          <w:t xml:space="preserve"> information</w:t>
        </w:r>
      </w:ins>
    </w:p>
    <w:p w14:paraId="778FFBF1" w14:textId="495715BA" w:rsidR="00DB7393" w:rsidDel="00C62106" w:rsidRDefault="00DB7393" w:rsidP="00DB7393">
      <w:pPr>
        <w:pStyle w:val="ListParagraph"/>
        <w:ind w:left="360"/>
        <w:jc w:val="center"/>
        <w:rPr>
          <w:del w:id="346" w:author="Jorrit Vander Mynsbrugge" w:date="2024-05-23T09:16:00Z"/>
          <w:lang w:val="en-US"/>
        </w:rPr>
      </w:pPr>
      <w:del w:id="347" w:author="Jorrit Vander Mynsbrugge" w:date="2024-05-23T09:16:00Z">
        <w:r w:rsidDel="00C62106">
          <w:rPr>
            <w:lang w:val="en-US"/>
          </w:rPr>
          <w:delText>Figure 8:  Hovering over a marker displays detailed information</w:delText>
        </w:r>
      </w:del>
    </w:p>
    <w:p w14:paraId="3AF9E4E9" w14:textId="77777777" w:rsidR="00DB7393" w:rsidRDefault="00DB7393" w:rsidP="00DB7393">
      <w:pPr>
        <w:pStyle w:val="ListParagraph"/>
        <w:ind w:left="360"/>
        <w:jc w:val="left"/>
        <w:rPr>
          <w:lang w:val="en-US"/>
        </w:rPr>
      </w:pPr>
    </w:p>
    <w:p w14:paraId="265E53A6" w14:textId="77777777" w:rsidR="006B5759" w:rsidRDefault="00DB7393" w:rsidP="006B5759">
      <w:pPr>
        <w:pStyle w:val="ListParagraph"/>
        <w:numPr>
          <w:ilvl w:val="0"/>
          <w:numId w:val="23"/>
        </w:numPr>
        <w:rPr>
          <w:ins w:id="348" w:author="Jorrit Vander Mynsbrugge" w:date="2024-05-23T09:17:00Z"/>
          <w:lang w:val="en-US"/>
        </w:rPr>
        <w:pPrChange w:id="349" w:author="Jorrit Vander Mynsbrugge" w:date="2024-05-23T09:17:00Z">
          <w:pPr>
            <w:pStyle w:val="ListParagraph"/>
            <w:numPr>
              <w:numId w:val="23"/>
            </w:numPr>
            <w:ind w:left="360" w:hanging="360"/>
            <w:jc w:val="left"/>
          </w:pPr>
        </w:pPrChange>
      </w:pPr>
      <w:r w:rsidRPr="006B5759">
        <w:rPr>
          <w:b/>
          <w:lang w:val="en-US"/>
          <w:rPrChange w:id="350" w:author="Jorrit Vander Mynsbrugge" w:date="2024-05-23T09:16:00Z">
            <w:rPr>
              <w:lang w:val="en-US"/>
            </w:rPr>
          </w:rPrChange>
        </w:rPr>
        <w:t>Bar</w:t>
      </w:r>
      <w:r w:rsidR="00FD28BA" w:rsidRPr="006B5759">
        <w:rPr>
          <w:b/>
          <w:lang w:val="en-US"/>
          <w:rPrChange w:id="351" w:author="Jorrit Vander Mynsbrugge" w:date="2024-05-23T09:16:00Z">
            <w:rPr>
              <w:lang w:val="en-US"/>
            </w:rPr>
          </w:rPrChange>
        </w:rPr>
        <w:t xml:space="preserve"> Chart:</w:t>
      </w:r>
      <w:r w:rsidR="00FD28BA">
        <w:rPr>
          <w:lang w:val="en-US"/>
        </w:rPr>
        <w:t xml:space="preserve"> On the right side of the screen, there is a bar chart, displaying the top 20 largest wind farms and their total capacity.</w:t>
      </w:r>
    </w:p>
    <w:p w14:paraId="7D07C0A4" w14:textId="2A96A078" w:rsidR="00FD28BA" w:rsidRDefault="00FD28BA" w:rsidP="006B5759">
      <w:pPr>
        <w:pStyle w:val="ListParagraph"/>
        <w:numPr>
          <w:ilvl w:val="0"/>
          <w:numId w:val="26"/>
        </w:numPr>
        <w:rPr>
          <w:lang w:val="en-US"/>
        </w:rPr>
        <w:pPrChange w:id="352" w:author="Jorrit Vander Mynsbrugge" w:date="2024-05-23T09:17:00Z">
          <w:pPr>
            <w:pStyle w:val="ListParagraph"/>
            <w:numPr>
              <w:numId w:val="23"/>
            </w:numPr>
            <w:ind w:left="360" w:hanging="360"/>
            <w:jc w:val="left"/>
          </w:pPr>
        </w:pPrChange>
      </w:pPr>
      <w:del w:id="353" w:author="Jorrit Vander Mynsbrugge" w:date="2024-05-23T09:17:00Z">
        <w:r w:rsidDel="006B5759">
          <w:rPr>
            <w:lang w:val="en-US"/>
          </w:rPr>
          <w:br/>
          <w:delText xml:space="preserve">- </w:delText>
        </w:r>
      </w:del>
      <w:proofErr w:type="spellStart"/>
      <w:r>
        <w:rPr>
          <w:lang w:val="en-US"/>
        </w:rPr>
        <w:t>Colour</w:t>
      </w:r>
      <w:proofErr w:type="spellEnd"/>
      <w:ins w:id="354" w:author="Jorrit Vander Mynsbrugge" w:date="2024-05-23T09:16:00Z">
        <w:r w:rsidR="006B5759">
          <w:rPr>
            <w:lang w:val="en-BE"/>
          </w:rPr>
          <w:t>-</w:t>
        </w:r>
      </w:ins>
      <w:del w:id="355" w:author="Jorrit Vander Mynsbrugge" w:date="2024-05-23T09:16:00Z">
        <w:r w:rsidDel="006B5759">
          <w:rPr>
            <w:lang w:val="en-US"/>
          </w:rPr>
          <w:delText xml:space="preserve"> </w:delText>
        </w:r>
      </w:del>
      <w:r>
        <w:rPr>
          <w:lang w:val="en-US"/>
        </w:rPr>
        <w:t xml:space="preserve">coding: Similar to the map, the bar chart is also </w:t>
      </w:r>
      <w:proofErr w:type="spellStart"/>
      <w:r>
        <w:rPr>
          <w:lang w:val="en-US"/>
        </w:rPr>
        <w:t>colour</w:t>
      </w:r>
      <w:proofErr w:type="spellEnd"/>
      <w:del w:id="356" w:author="Jorrit Vander Mynsbrugge" w:date="2024-05-23T09:16:00Z">
        <w:r w:rsidDel="006B5759">
          <w:rPr>
            <w:lang w:val="en-US"/>
          </w:rPr>
          <w:delText xml:space="preserve"> </w:delText>
        </w:r>
      </w:del>
      <w:ins w:id="357" w:author="Jorrit Vander Mynsbrugge" w:date="2024-05-23T09:16:00Z">
        <w:r w:rsidR="006B5759">
          <w:rPr>
            <w:lang w:val="en-BE"/>
          </w:rPr>
          <w:t>-</w:t>
        </w:r>
      </w:ins>
      <w:r>
        <w:rPr>
          <w:lang w:val="en-US"/>
        </w:rPr>
        <w:t>coded according to the status which can be seen in</w:t>
      </w:r>
      <w:del w:id="358" w:author="Jorrit Vander Mynsbrugge" w:date="2024-05-23T09:17:00Z">
        <w:r w:rsidDel="006B5759">
          <w:rPr>
            <w:lang w:val="en-US"/>
          </w:rPr>
          <w:delText xml:space="preserve"> </w:delText>
        </w:r>
      </w:del>
      <w:ins w:id="359" w:author="Jorrit Vander Mynsbrugge" w:date="2024-05-23T09:17:00Z">
        <w:r w:rsidR="006B5759">
          <w:rPr>
            <w:lang w:val="en-BE"/>
          </w:rPr>
          <w:t xml:space="preserve"> </w:t>
        </w:r>
        <w:r w:rsidR="006B5759">
          <w:rPr>
            <w:lang w:val="en-BE"/>
          </w:rPr>
          <w:fldChar w:fldCharType="begin"/>
        </w:r>
        <w:r w:rsidR="006B5759">
          <w:rPr>
            <w:lang w:val="en-BE"/>
          </w:rPr>
          <w:instrText xml:space="preserve"> REF _Ref167348256 \h </w:instrText>
        </w:r>
        <w:r w:rsidR="006B5759">
          <w:rPr>
            <w:lang w:val="en-BE"/>
          </w:rPr>
        </w:r>
      </w:ins>
      <w:r w:rsidR="006B5759">
        <w:rPr>
          <w:lang w:val="en-BE"/>
        </w:rPr>
        <w:instrText xml:space="preserve"> \* MERGEFORMAT </w:instrText>
      </w:r>
      <w:r w:rsidR="006B5759">
        <w:rPr>
          <w:lang w:val="en-BE"/>
        </w:rPr>
        <w:fldChar w:fldCharType="separate"/>
      </w:r>
      <w:proofErr w:type="spellStart"/>
      <w:ins w:id="360" w:author="Jorrit Vander Mynsbrugge" w:date="2024-05-23T09:17:00Z">
        <w:r w:rsidR="006B5759">
          <w:t>Figure</w:t>
        </w:r>
        <w:proofErr w:type="spellEnd"/>
        <w:r w:rsidR="006B5759">
          <w:t xml:space="preserve"> </w:t>
        </w:r>
        <w:r w:rsidR="006B5759">
          <w:rPr>
            <w:noProof/>
          </w:rPr>
          <w:t>9</w:t>
        </w:r>
        <w:r w:rsidR="006B5759">
          <w:rPr>
            <w:lang w:val="en-BE"/>
          </w:rPr>
          <w:fldChar w:fldCharType="end"/>
        </w:r>
      </w:ins>
      <w:del w:id="361" w:author="Jorrit Vander Mynsbrugge" w:date="2024-05-23T09:17:00Z">
        <w:r w:rsidDel="006B5759">
          <w:rPr>
            <w:lang w:val="en-US"/>
          </w:rPr>
          <w:delText>figure 9</w:delText>
        </w:r>
      </w:del>
      <w:r>
        <w:rPr>
          <w:lang w:val="en-US"/>
        </w:rPr>
        <w:t>.</w:t>
      </w:r>
    </w:p>
    <w:p w14:paraId="1D1B19EB" w14:textId="3673B750" w:rsidR="006B5759" w:rsidRDefault="00FD28BA" w:rsidP="00FD28BA">
      <w:pPr>
        <w:jc w:val="center"/>
        <w:rPr>
          <w:ins w:id="362" w:author="Jorrit Vander Mynsbrugge" w:date="2024-05-23T09:17:00Z"/>
          <w:lang w:val="en-US"/>
        </w:rPr>
      </w:pPr>
      <w:del w:id="363" w:author="Jorrit Vander Mynsbrugge" w:date="2024-05-23T09:20:00Z">
        <w:r w:rsidRPr="00FD28BA" w:rsidDel="006B5759">
          <w:rPr>
            <w:lang w:val="en-US"/>
          </w:rPr>
          <w:br/>
        </w:r>
      </w:del>
      <w:commentRangeStart w:id="364"/>
      <w:r>
        <w:rPr>
          <w:noProof/>
          <w:lang w:eastAsia="nl-BE"/>
        </w:rPr>
        <w:drawing>
          <wp:inline distT="0" distB="0" distL="0" distR="0" wp14:anchorId="6E7D2EE7" wp14:editId="15565804">
            <wp:extent cx="1413453" cy="2988000"/>
            <wp:effectExtent l="0" t="0" r="0" b="0"/>
            <wp:docPr id="14447768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85885"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2116" cy="3048592"/>
                    </a:xfrm>
                    <a:prstGeom prst="rect">
                      <a:avLst/>
                    </a:prstGeom>
                  </pic:spPr>
                </pic:pic>
              </a:graphicData>
            </a:graphic>
          </wp:inline>
        </w:drawing>
      </w:r>
      <w:commentRangeEnd w:id="364"/>
      <w:r w:rsidR="006B5759">
        <w:rPr>
          <w:rStyle w:val="CommentReference"/>
        </w:rPr>
        <w:commentReference w:id="364"/>
      </w:r>
    </w:p>
    <w:p w14:paraId="3BF55D9A" w14:textId="43B9414A" w:rsidR="00FD28BA" w:rsidRDefault="006B5759" w:rsidP="006B5759">
      <w:pPr>
        <w:pStyle w:val="Caption"/>
        <w:jc w:val="center"/>
        <w:rPr>
          <w:lang w:val="en-US"/>
        </w:rPr>
        <w:pPrChange w:id="365" w:author="Jorrit Vander Mynsbrugge" w:date="2024-05-23T09:17:00Z">
          <w:pPr>
            <w:jc w:val="center"/>
          </w:pPr>
        </w:pPrChange>
      </w:pPr>
      <w:bookmarkStart w:id="366" w:name="_Ref167348256"/>
      <w:proofErr w:type="spellStart"/>
      <w:ins w:id="367" w:author="Jorrit Vander Mynsbrugge" w:date="2024-05-23T09:17:00Z">
        <w:r>
          <w:t>Figure</w:t>
        </w:r>
        <w:proofErr w:type="spellEnd"/>
        <w:r>
          <w:t xml:space="preserve"> </w:t>
        </w:r>
        <w:r>
          <w:fldChar w:fldCharType="begin"/>
        </w:r>
        <w:r>
          <w:instrText xml:space="preserve"> SEQ Figure \* ARABIC </w:instrText>
        </w:r>
      </w:ins>
      <w:r>
        <w:fldChar w:fldCharType="separate"/>
      </w:r>
      <w:ins w:id="368" w:author="Jorrit Vander Mynsbrugge" w:date="2024-05-23T09:18:00Z">
        <w:r>
          <w:rPr>
            <w:noProof/>
          </w:rPr>
          <w:t>9</w:t>
        </w:r>
      </w:ins>
      <w:ins w:id="369" w:author="Jorrit Vander Mynsbrugge" w:date="2024-05-23T09:17:00Z">
        <w:r>
          <w:fldChar w:fldCharType="end"/>
        </w:r>
        <w:bookmarkEnd w:id="366"/>
        <w:r>
          <w:rPr>
            <w:lang w:val="en-BE"/>
          </w:rPr>
          <w:t xml:space="preserve"> </w:t>
        </w:r>
        <w:r>
          <w:t xml:space="preserve">Bar </w:t>
        </w:r>
        <w:proofErr w:type="spellStart"/>
        <w:r>
          <w:t>chart</w:t>
        </w:r>
        <w:proofErr w:type="spellEnd"/>
        <w:r>
          <w:t xml:space="preserve"> colour</w:t>
        </w:r>
        <w:r>
          <w:rPr>
            <w:lang w:val="en-BE"/>
          </w:rPr>
          <w:t>-</w:t>
        </w:r>
        <w:proofErr w:type="spellStart"/>
        <w:r w:rsidRPr="00BD1AE4">
          <w:t>coded</w:t>
        </w:r>
        <w:proofErr w:type="spellEnd"/>
        <w:r w:rsidRPr="00BD1AE4">
          <w:t xml:space="preserve"> </w:t>
        </w:r>
        <w:proofErr w:type="spellStart"/>
        <w:r w:rsidRPr="00BD1AE4">
          <w:t>according</w:t>
        </w:r>
        <w:proofErr w:type="spellEnd"/>
        <w:r w:rsidRPr="00BD1AE4">
          <w:t xml:space="preserve"> </w:t>
        </w:r>
        <w:proofErr w:type="spellStart"/>
        <w:r w:rsidRPr="00BD1AE4">
          <w:t>to</w:t>
        </w:r>
        <w:proofErr w:type="spellEnd"/>
        <w:r w:rsidRPr="00BD1AE4">
          <w:t xml:space="preserve"> status</w:t>
        </w:r>
      </w:ins>
      <w:del w:id="370" w:author="Jorrit Vander Mynsbrugge" w:date="2024-05-23T09:17:00Z">
        <w:r w:rsidR="00FD28BA" w:rsidDel="006B5759">
          <w:rPr>
            <w:lang w:val="en-US"/>
          </w:rPr>
          <w:br/>
          <w:delText>Figure 9: Bar chart colour coded according to status</w:delText>
        </w:r>
      </w:del>
    </w:p>
    <w:p w14:paraId="3A6625AF" w14:textId="69926E7E" w:rsidR="00FD28BA" w:rsidRPr="00FD28BA" w:rsidRDefault="00FD28BA" w:rsidP="00FD28BA">
      <w:pPr>
        <w:jc w:val="left"/>
        <w:rPr>
          <w:lang w:val="en-US"/>
        </w:rPr>
      </w:pPr>
      <w:del w:id="371" w:author="Jorrit Vander Mynsbrugge" w:date="2024-05-23T09:18:00Z">
        <w:r w:rsidRPr="00FD28BA" w:rsidDel="006B5759">
          <w:rPr>
            <w:lang w:val="en-US"/>
          </w:rPr>
          <w:br/>
        </w:r>
      </w:del>
      <w:r w:rsidRPr="00FD28BA">
        <w:rPr>
          <w:lang w:val="en-US"/>
        </w:rPr>
        <w:t xml:space="preserve">- Hover </w:t>
      </w:r>
      <w:r w:rsidR="00A83A8A">
        <w:rPr>
          <w:lang w:val="en-US"/>
        </w:rPr>
        <w:t xml:space="preserve">and Click </w:t>
      </w:r>
      <w:r w:rsidRPr="00FD28BA">
        <w:rPr>
          <w:lang w:val="en-US"/>
        </w:rPr>
        <w:t>Interaction: Like the map, the bar chart also displays detailed information when it is hovered over by the user which can be seen in</w:t>
      </w:r>
      <w:ins w:id="372" w:author="Jorrit Vander Mynsbrugge" w:date="2024-05-23T09:19:00Z">
        <w:r w:rsidR="006B5759">
          <w:rPr>
            <w:lang w:val="en-BE"/>
          </w:rPr>
          <w:t xml:space="preserve"> </w:t>
        </w:r>
        <w:r w:rsidR="006B5759">
          <w:rPr>
            <w:lang w:val="en-US"/>
          </w:rPr>
          <w:fldChar w:fldCharType="begin"/>
        </w:r>
        <w:r w:rsidR="006B5759">
          <w:rPr>
            <w:lang w:val="en-US"/>
          </w:rPr>
          <w:instrText xml:space="preserve"> REF _Ref167348359 \h </w:instrText>
        </w:r>
        <w:r w:rsidR="006B5759">
          <w:rPr>
            <w:lang w:val="en-US"/>
          </w:rPr>
        </w:r>
      </w:ins>
      <w:r w:rsidR="006B5759">
        <w:rPr>
          <w:lang w:val="en-US"/>
        </w:rPr>
        <w:fldChar w:fldCharType="separate"/>
      </w:r>
      <w:proofErr w:type="spellStart"/>
      <w:ins w:id="373" w:author="Jorrit Vander Mynsbrugge" w:date="2024-05-23T09:19:00Z">
        <w:r w:rsidR="006B5759">
          <w:t>Figure</w:t>
        </w:r>
        <w:proofErr w:type="spellEnd"/>
        <w:r w:rsidR="006B5759">
          <w:t xml:space="preserve"> </w:t>
        </w:r>
        <w:r w:rsidR="006B5759">
          <w:rPr>
            <w:noProof/>
          </w:rPr>
          <w:t>10</w:t>
        </w:r>
        <w:r w:rsidR="006B5759">
          <w:rPr>
            <w:lang w:val="en-US"/>
          </w:rPr>
          <w:fldChar w:fldCharType="end"/>
        </w:r>
      </w:ins>
      <w:del w:id="374" w:author="Jorrit Vander Mynsbrugge" w:date="2024-05-23T09:19:00Z">
        <w:r w:rsidRPr="00FD28BA" w:rsidDel="006B5759">
          <w:rPr>
            <w:lang w:val="en-US"/>
          </w:rPr>
          <w:delText xml:space="preserve"> figure 10</w:delText>
        </w:r>
      </w:del>
      <w:r w:rsidRPr="00FD28BA">
        <w:rPr>
          <w:lang w:val="en-US"/>
        </w:rPr>
        <w:t>.</w:t>
      </w:r>
      <w:del w:id="375" w:author="Jorrit Vander Mynsbrugge" w:date="2024-05-23T09:19:00Z">
        <w:r w:rsidR="00A83A8A" w:rsidDel="006B5759">
          <w:rPr>
            <w:lang w:val="en-US"/>
          </w:rPr>
          <w:delText xml:space="preserve"> Also, c</w:delText>
        </w:r>
      </w:del>
      <w:ins w:id="376" w:author="Jorrit Vander Mynsbrugge" w:date="2024-05-23T09:19:00Z">
        <w:r w:rsidR="006B5759">
          <w:rPr>
            <w:lang w:val="en-BE"/>
          </w:rPr>
          <w:t xml:space="preserve"> C</w:t>
        </w:r>
      </w:ins>
      <w:r w:rsidR="00A83A8A">
        <w:rPr>
          <w:lang w:val="en-US"/>
        </w:rPr>
        <w:t xml:space="preserve">licking on the bar chart will also bring the map to the location of the </w:t>
      </w:r>
      <w:ins w:id="377" w:author="Jorrit Vander Mynsbrugge" w:date="2024-05-23T09:19:00Z">
        <w:r w:rsidR="006B5759">
          <w:rPr>
            <w:lang w:val="en-BE"/>
          </w:rPr>
          <w:t xml:space="preserve">selected </w:t>
        </w:r>
      </w:ins>
      <w:r w:rsidR="00A83A8A">
        <w:rPr>
          <w:lang w:val="en-US"/>
        </w:rPr>
        <w:t>project.</w:t>
      </w:r>
    </w:p>
    <w:p w14:paraId="698ABDAE" w14:textId="77777777" w:rsidR="006B5759" w:rsidRDefault="00FC61D7" w:rsidP="006B5759">
      <w:pPr>
        <w:keepNext/>
        <w:jc w:val="center"/>
        <w:rPr>
          <w:ins w:id="378" w:author="Jorrit Vander Mynsbrugge" w:date="2024-05-23T09:18:00Z"/>
        </w:rPr>
        <w:pPrChange w:id="379" w:author="Jorrit Vander Mynsbrugge" w:date="2024-05-23T09:18:00Z">
          <w:pPr>
            <w:jc w:val="center"/>
          </w:pPr>
        </w:pPrChange>
      </w:pPr>
      <w:r>
        <w:rPr>
          <w:noProof/>
          <w:lang w:eastAsia="nl-BE"/>
        </w:rPr>
        <w:drawing>
          <wp:inline distT="0" distB="0" distL="0" distR="0" wp14:anchorId="76C1605A" wp14:editId="5A510B1A">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E136ACB" w14:textId="3D1189F3" w:rsidR="00FD28BA" w:rsidRDefault="006B5759" w:rsidP="006B5759">
      <w:pPr>
        <w:pStyle w:val="Caption"/>
        <w:jc w:val="center"/>
        <w:rPr>
          <w:ins w:id="380" w:author="Jorrit Vander Mynsbrugge" w:date="2024-05-23T09:18:00Z"/>
          <w:lang w:val="en-US"/>
        </w:rPr>
        <w:pPrChange w:id="381" w:author="Jorrit Vander Mynsbrugge" w:date="2024-05-23T09:18:00Z">
          <w:pPr>
            <w:jc w:val="center"/>
          </w:pPr>
        </w:pPrChange>
      </w:pPr>
      <w:bookmarkStart w:id="382" w:name="_Ref167348359"/>
      <w:proofErr w:type="spellStart"/>
      <w:ins w:id="383" w:author="Jorrit Vander Mynsbrugge" w:date="2024-05-23T09:18:00Z">
        <w:r>
          <w:t>Figure</w:t>
        </w:r>
        <w:proofErr w:type="spellEnd"/>
        <w:r>
          <w:t xml:space="preserve"> </w:t>
        </w:r>
        <w:r>
          <w:fldChar w:fldCharType="begin"/>
        </w:r>
        <w:r>
          <w:instrText xml:space="preserve"> SEQ Figure \* ARABIC </w:instrText>
        </w:r>
      </w:ins>
      <w:r>
        <w:fldChar w:fldCharType="separate"/>
      </w:r>
      <w:ins w:id="384" w:author="Jorrit Vander Mynsbrugge" w:date="2024-05-23T09:18:00Z">
        <w:r>
          <w:rPr>
            <w:noProof/>
          </w:rPr>
          <w:t>10</w:t>
        </w:r>
        <w:r>
          <w:fldChar w:fldCharType="end"/>
        </w:r>
        <w:bookmarkEnd w:id="382"/>
        <w:r>
          <w:rPr>
            <w:lang w:val="en-BE"/>
          </w:rPr>
          <w:t xml:space="preserve"> </w:t>
        </w:r>
        <w:r w:rsidRPr="00C36894">
          <w:t xml:space="preserve">Hovering over </w:t>
        </w:r>
        <w:r>
          <w:rPr>
            <w:lang w:val="en-BE"/>
          </w:rPr>
          <w:t xml:space="preserve">the </w:t>
        </w:r>
        <w:r w:rsidRPr="00C36894">
          <w:t xml:space="preserve">bar </w:t>
        </w:r>
        <w:proofErr w:type="spellStart"/>
        <w:r w:rsidRPr="00C36894">
          <w:t>chart</w:t>
        </w:r>
        <w:proofErr w:type="spellEnd"/>
        <w:r w:rsidRPr="00C36894">
          <w:t xml:space="preserve"> display</w:t>
        </w:r>
        <w:r>
          <w:rPr>
            <w:lang w:val="en-BE"/>
          </w:rPr>
          <w:t>s</w:t>
        </w:r>
        <w:r w:rsidRPr="00C36894">
          <w:t xml:space="preserve"> </w:t>
        </w:r>
        <w:proofErr w:type="spellStart"/>
        <w:r w:rsidRPr="00C36894">
          <w:t>detailed</w:t>
        </w:r>
        <w:proofErr w:type="spellEnd"/>
        <w:r w:rsidRPr="00C36894">
          <w:t xml:space="preserve"> information</w:t>
        </w:r>
      </w:ins>
    </w:p>
    <w:p w14:paraId="6B80E4DC" w14:textId="77777777" w:rsidR="006B5759" w:rsidRDefault="006B5759" w:rsidP="00FC61D7">
      <w:pPr>
        <w:jc w:val="center"/>
        <w:rPr>
          <w:lang w:val="en-US"/>
        </w:rPr>
      </w:pPr>
    </w:p>
    <w:p w14:paraId="046F4F38" w14:textId="40F6F387" w:rsidR="00123CC7" w:rsidRPr="00A83A8A" w:rsidDel="006B5759" w:rsidRDefault="00FC61D7" w:rsidP="006B5759">
      <w:pPr>
        <w:pStyle w:val="Heading1"/>
        <w:rPr>
          <w:del w:id="385" w:author="Jorrit Vander Mynsbrugge" w:date="2024-05-23T09:18:00Z"/>
          <w:lang w:val="en-US"/>
        </w:rPr>
        <w:pPrChange w:id="386" w:author="Jorrit Vander Mynsbrugge" w:date="2024-05-23T09:18:00Z">
          <w:pPr>
            <w:jc w:val="center"/>
          </w:pPr>
        </w:pPrChange>
      </w:pPr>
      <w:del w:id="387" w:author="Jorrit Vander Mynsbrugge" w:date="2024-05-23T09:19:00Z">
        <w:r w:rsidDel="006B5759">
          <w:rPr>
            <w:lang w:val="en-US"/>
          </w:rPr>
          <w:delText xml:space="preserve">Figure 10: </w:delText>
        </w:r>
      </w:del>
      <w:del w:id="388" w:author="Jorrit Vander Mynsbrugge" w:date="2024-05-23T09:18:00Z">
        <w:r w:rsidDel="006B5759">
          <w:rPr>
            <w:lang w:val="en-US"/>
          </w:rPr>
          <w:delText>Hovering over bar chart displaying detailed informatio</w:delText>
        </w:r>
        <w:r w:rsidR="00EA66BD" w:rsidDel="006B5759">
          <w:rPr>
            <w:lang w:val="en-US"/>
          </w:rPr>
          <w:delText>n</w:delText>
        </w:r>
      </w:del>
    </w:p>
    <w:p w14:paraId="3D3ED310" w14:textId="7C307BEA" w:rsidR="00422691" w:rsidRDefault="00422691" w:rsidP="006B5759">
      <w:pPr>
        <w:pStyle w:val="Heading1"/>
      </w:pPr>
      <w:bookmarkStart w:id="389" w:name="_Toc167044283"/>
      <w:bookmarkStart w:id="390" w:name="_Toc167278831"/>
      <w:r>
        <w:t xml:space="preserve">Evaluation </w:t>
      </w:r>
      <w:r w:rsidRPr="00DE7188">
        <w:rPr>
          <w:highlight w:val="yellow"/>
        </w:rPr>
        <w:t>(MISHKAT)</w:t>
      </w:r>
      <w:bookmarkEnd w:id="389"/>
      <w:bookmarkEnd w:id="390"/>
    </w:p>
    <w:p w14:paraId="2CEB6C3B" w14:textId="77777777" w:rsidR="00901260" w:rsidRPr="004A374D" w:rsidRDefault="00901260" w:rsidP="00901260">
      <w:r w:rsidRPr="004A374D">
        <w:rPr>
          <w:highlight w:val="yellow"/>
        </w:rPr>
        <w:t>UEQ</w:t>
      </w:r>
      <w:proofErr w:type="gramStart"/>
      <w:r w:rsidRPr="004A374D">
        <w:rPr>
          <w:highlight w:val="yellow"/>
        </w:rPr>
        <w:t>+ ?</w:t>
      </w:r>
      <w:proofErr w:type="gramEnd"/>
      <w:r>
        <w:t xml:space="preserve"> </w:t>
      </w:r>
    </w:p>
    <w:p w14:paraId="5EA3D080" w14:textId="77777777" w:rsidR="00901260" w:rsidRDefault="00901260" w:rsidP="00901260">
      <w:r>
        <w:t>interview framework</w:t>
      </w:r>
    </w:p>
    <w:p w14:paraId="4D8299C3" w14:textId="77777777" w:rsidR="00901260" w:rsidRPr="00DC41FC" w:rsidRDefault="00901260" w:rsidP="00901260">
      <w:r>
        <w:t xml:space="preserve">results on the interviews </w:t>
      </w:r>
    </w:p>
    <w:p w14:paraId="2651B0D2" w14:textId="77777777" w:rsidR="00901260" w:rsidRDefault="00901260" w:rsidP="00901260">
      <w:r>
        <w:t>something about our learnings</w:t>
      </w:r>
    </w:p>
    <w:p w14:paraId="26F9401B" w14:textId="77777777" w:rsidR="00901260" w:rsidRPr="008576E2" w:rsidRDefault="00901260" w:rsidP="00901260">
      <w:pPr>
        <w:ind w:firstLine="432"/>
      </w:pPr>
      <w:r>
        <w:t xml:space="preserve">like about the iterative nature of the viz development? </w:t>
      </w:r>
      <w:r w:rsidRPr="008576E2">
        <w:sym w:font="Wingdings" w:char="F0E0"/>
      </w:r>
      <w:r>
        <w:t xml:space="preserve"> </w:t>
      </w:r>
      <w:r>
        <w:rPr>
          <w:rFonts w:ascii="Calibri" w:hAnsi="Calibri" w:cs="Calibri"/>
        </w:rPr>
        <w:t>lecture 04</w:t>
      </w:r>
    </w:p>
    <w:p w14:paraId="74539D42" w14:textId="00A19E04" w:rsidR="00901260" w:rsidRDefault="00901260" w:rsidP="00DE7188">
      <w:pPr>
        <w:pStyle w:val="Heading2"/>
      </w:pPr>
      <w:r>
        <w:t>Evaluation framework</w:t>
      </w:r>
    </w:p>
    <w:p w14:paraId="5337B70D" w14:textId="3ED00D93" w:rsidR="00901260" w:rsidRDefault="00901260" w:rsidP="00DE7188">
      <w:r>
        <w:t>explain</w:t>
      </w:r>
    </w:p>
    <w:p w14:paraId="225C8B32" w14:textId="4637E07C" w:rsidR="00901260" w:rsidRDefault="00901260" w:rsidP="00DE7188">
      <w:pPr>
        <w:pStyle w:val="Heading2"/>
      </w:pPr>
      <w:r>
        <w:t>Evaluation results</w:t>
      </w:r>
    </w:p>
    <w:p w14:paraId="68ABC704" w14:textId="3C62D18D" w:rsidR="00901260" w:rsidRDefault="00901260" w:rsidP="00DE7188">
      <w:r>
        <w:t>maybe put a visual &amp; link to the excel?</w:t>
      </w:r>
    </w:p>
    <w:p w14:paraId="14343488" w14:textId="7BE7762A" w:rsidR="00901260" w:rsidRDefault="00901260" w:rsidP="00DE7188">
      <w:pPr>
        <w:pStyle w:val="Heading2"/>
      </w:pPr>
      <w:r>
        <w:t>Appreciative feedback</w:t>
      </w:r>
    </w:p>
    <w:p w14:paraId="79AD16E0" w14:textId="4B8FC430" w:rsidR="00901260" w:rsidRPr="00DE7188" w:rsidRDefault="00901260" w:rsidP="00DE7188">
      <w:r>
        <w:t>list what users liked</w:t>
      </w:r>
    </w:p>
    <w:p w14:paraId="6A655ECD" w14:textId="77777777" w:rsidR="00901260" w:rsidRDefault="00901260" w:rsidP="00DE7188">
      <w:pPr>
        <w:pStyle w:val="Heading2"/>
      </w:pPr>
      <w:r>
        <w:t xml:space="preserve">Constructive feedback </w:t>
      </w:r>
    </w:p>
    <w:p w14:paraId="6BF32595" w14:textId="743A4EA1" w:rsidR="00901260" w:rsidRDefault="00901260" w:rsidP="00DE7188">
      <w:r>
        <w:t>list possible future improvements</w:t>
      </w:r>
    </w:p>
    <w:p w14:paraId="12B4E777" w14:textId="21AB6C61" w:rsidR="00901260" w:rsidRPr="00DE7188" w:rsidRDefault="00901260" w:rsidP="00DE7188">
      <w:r>
        <w:t>lorem</w:t>
      </w:r>
    </w:p>
    <w:p w14:paraId="0C69EC41" w14:textId="77777777" w:rsidR="00666DAB" w:rsidRDefault="00666DAB" w:rsidP="00DE7188">
      <w:pPr>
        <w:pStyle w:val="Heading1"/>
      </w:pPr>
      <w:bookmarkStart w:id="391" w:name="_Toc167044877"/>
      <w:bookmarkStart w:id="392" w:name="_Toc167044908"/>
      <w:bookmarkStart w:id="393" w:name="_Toc167044924"/>
      <w:bookmarkStart w:id="394" w:name="_Toc167047284"/>
      <w:bookmarkStart w:id="395" w:name="_Toc167049074"/>
      <w:bookmarkStart w:id="396" w:name="_Toc167044285"/>
      <w:bookmarkStart w:id="397" w:name="_Toc167278832"/>
      <w:bookmarkEnd w:id="391"/>
      <w:bookmarkEnd w:id="392"/>
      <w:bookmarkEnd w:id="393"/>
      <w:bookmarkEnd w:id="394"/>
      <w:bookmarkEnd w:id="395"/>
      <w:r>
        <w:t>Team organization</w:t>
      </w:r>
      <w:bookmarkEnd w:id="396"/>
      <w:bookmarkEnd w:id="397"/>
    </w:p>
    <w:p w14:paraId="56992020" w14:textId="77777777" w:rsidR="00076056" w:rsidRDefault="0025542F">
      <w:r w:rsidRPr="0025542F">
        <w:t>The team established collaboration practices within the first week. This section outlines those agreements.</w:t>
      </w:r>
    </w:p>
    <w:p w14:paraId="4B725366" w14:textId="77777777" w:rsidR="00076056" w:rsidRDefault="00076056" w:rsidP="00DE7188">
      <w:pPr>
        <w:pStyle w:val="Heading2"/>
      </w:pPr>
      <w:bookmarkStart w:id="398" w:name="_Toc167044286"/>
      <w:r>
        <w:t>Communication</w:t>
      </w:r>
      <w:bookmarkEnd w:id="398"/>
    </w:p>
    <w:p w14:paraId="7BF65FD8" w14:textId="77777777" w:rsidR="004349AB" w:rsidRPr="004349AB" w:rsidRDefault="004349AB">
      <w:r w:rsidRPr="004349AB">
        <w:t>For asynchronous communication, the team relied on a WhatsApp group. For synchronous communication, the team organized eight meetings via Microsoft Teams over the semester. Minutes from these meetings were recorded in OneNote and distributed by email</w:t>
      </w:r>
      <w:r>
        <w:t>.</w:t>
      </w:r>
    </w:p>
    <w:p w14:paraId="35C7E1F9" w14:textId="77777777" w:rsidR="00076056" w:rsidRDefault="00E25466" w:rsidP="00DE7188">
      <w:pPr>
        <w:pStyle w:val="Heading2"/>
      </w:pPr>
      <w:bookmarkStart w:id="399" w:name="_Toc167044287"/>
      <w:r>
        <w:t>Collaboration</w:t>
      </w:r>
      <w:bookmarkEnd w:id="399"/>
    </w:p>
    <w:p w14:paraId="5034D4B7" w14:textId="77777777" w:rsidR="004349AB" w:rsidRDefault="004349AB">
      <w:bookmarkStart w:id="400" w:name="_Toc167044288"/>
      <w:r w:rsidRPr="004349AB">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pPr>
      <w:r>
        <w:t>Planning</w:t>
      </w:r>
      <w:bookmarkEnd w:id="400"/>
    </w:p>
    <w:p w14:paraId="68FE574F" w14:textId="52FD717A" w:rsidR="00567164" w:rsidRDefault="004349AB">
      <w:r w:rsidRPr="004349AB">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pPr>
      <w:bookmarkStart w:id="401" w:name="_Toc167044289"/>
      <w:bookmarkStart w:id="402" w:name="_Toc167278833"/>
      <w:r>
        <w:t>Authors</w:t>
      </w:r>
      <w:bookmarkEnd w:id="401"/>
      <w:bookmarkEnd w:id="40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t xml:space="preserve">Jorrit Vander Mynsbrugge </w:t>
            </w:r>
          </w:p>
        </w:tc>
        <w:tc>
          <w:tcPr>
            <w:tcW w:w="1259" w:type="dxa"/>
          </w:tcPr>
          <w:p w14:paraId="56C91591" w14:textId="77777777" w:rsidR="00AE1C40" w:rsidRPr="00DE7188" w:rsidRDefault="00AE1C40" w:rsidP="00DE7188">
            <w:r w:rsidRPr="00666DAB">
              <w:t>0606134</w:t>
            </w:r>
          </w:p>
        </w:tc>
        <w:tc>
          <w:tcPr>
            <w:tcW w:w="4485" w:type="dxa"/>
          </w:tcPr>
          <w:p w14:paraId="7B4D385C" w14:textId="043366EC" w:rsidR="000C0AC4" w:rsidRPr="00666DAB" w:rsidRDefault="003A78AF" w:rsidP="000C0AC4">
            <w:hyperlink r:id="rId23"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lastRenderedPageBreak/>
              <w:t>Ruth Vandeputte</w:t>
            </w:r>
          </w:p>
        </w:tc>
        <w:tc>
          <w:tcPr>
            <w:tcW w:w="1259" w:type="dxa"/>
          </w:tcPr>
          <w:p w14:paraId="599E4EE2" w14:textId="15B9C0A6" w:rsidR="00AE1C40" w:rsidRPr="00DE7188" w:rsidRDefault="00901260" w:rsidP="00DE7188">
            <w:r>
              <w:t>0561588</w:t>
            </w:r>
          </w:p>
        </w:tc>
        <w:tc>
          <w:tcPr>
            <w:tcW w:w="4485" w:type="dxa"/>
          </w:tcPr>
          <w:p w14:paraId="2945137D" w14:textId="7C570B2D" w:rsidR="000C0AC4" w:rsidRPr="00666DAB" w:rsidRDefault="003A78AF" w:rsidP="000C0AC4">
            <w:hyperlink r:id="rId24"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r>
              <w:t>0594966</w:t>
            </w:r>
          </w:p>
        </w:tc>
        <w:tc>
          <w:tcPr>
            <w:tcW w:w="4485" w:type="dxa"/>
          </w:tcPr>
          <w:p w14:paraId="536EE8C2" w14:textId="0FF6310D" w:rsidR="00AE1C40" w:rsidRPr="00666DAB" w:rsidRDefault="003A78AF" w:rsidP="00DE7188">
            <w:hyperlink r:id="rId25"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rPr>
      </w:pPr>
      <w:bookmarkStart w:id="403" w:name="_Toc167044291"/>
      <w:r>
        <w:br w:type="page"/>
      </w:r>
    </w:p>
    <w:p w14:paraId="0E3BB581" w14:textId="096B18E7" w:rsidR="00C96215" w:rsidRDefault="0046609A" w:rsidP="00DE7188">
      <w:pPr>
        <w:pStyle w:val="Heading1"/>
        <w:numPr>
          <w:ilvl w:val="0"/>
          <w:numId w:val="0"/>
        </w:numPr>
      </w:pPr>
      <w:bookmarkStart w:id="404" w:name="_Toc167278834"/>
      <w:r>
        <w:lastRenderedPageBreak/>
        <w:t>Appendix A</w:t>
      </w:r>
      <w:r w:rsidR="0078112D">
        <w:t xml:space="preserve">  </w:t>
      </w:r>
      <w:r>
        <w:t xml:space="preserve"> </w:t>
      </w:r>
      <w:r w:rsidR="0078112D">
        <w:t>Project plan</w:t>
      </w:r>
      <w:bookmarkEnd w:id="403"/>
      <w:bookmarkEnd w:id="404"/>
    </w:p>
    <w:p w14:paraId="23AEC273" w14:textId="77777777" w:rsidR="007B65B1" w:rsidRDefault="0078112D" w:rsidP="0046609A">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pPr>
      <w:r>
        <w:br w:type="page"/>
      </w:r>
    </w:p>
    <w:p w14:paraId="2E50CF3E" w14:textId="77777777" w:rsidR="007B65B1" w:rsidRDefault="007B65B1" w:rsidP="007B65B1">
      <w:pPr>
        <w:pStyle w:val="Heading1"/>
        <w:numPr>
          <w:ilvl w:val="0"/>
          <w:numId w:val="0"/>
        </w:numPr>
      </w:pPr>
      <w:bookmarkStart w:id="405" w:name="_Toc167278835"/>
      <w:r>
        <w:lastRenderedPageBreak/>
        <w:t>Appendix B   Map visualization comparison table</w:t>
      </w:r>
      <w:bookmarkEnd w:id="405"/>
    </w:p>
    <w:p w14:paraId="6D2B4FA5" w14:textId="77777777" w:rsidR="007B65B1" w:rsidRDefault="007B65B1">
      <w:pPr>
        <w:jc w:val="left"/>
      </w:pPr>
    </w:p>
    <w:p w14:paraId="319B60C8" w14:textId="77777777" w:rsidR="00C306EC" w:rsidRDefault="007B65B1">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27">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pPr>
      <w:r>
        <w:br w:type="page"/>
      </w:r>
    </w:p>
    <w:p w14:paraId="1CB00FB6" w14:textId="77777777" w:rsidR="00F02ACF" w:rsidRDefault="009C6BBE" w:rsidP="00DE7188">
      <w:pPr>
        <w:pStyle w:val="Heading1"/>
        <w:numPr>
          <w:ilvl w:val="0"/>
          <w:numId w:val="0"/>
        </w:numPr>
      </w:pPr>
      <w:bookmarkStart w:id="406" w:name="_Toc167278836"/>
      <w:r>
        <w:lastRenderedPageBreak/>
        <w:t>Appendix C   How to deploy?</w:t>
      </w:r>
      <w:bookmarkEnd w:id="406"/>
    </w:p>
    <w:p w14:paraId="295767A6" w14:textId="77777777" w:rsidR="009C6BBE" w:rsidRDefault="009C6BBE"/>
    <w:p w14:paraId="19301D6E" w14:textId="77777777" w:rsidR="009C6BBE" w:rsidRDefault="009C6BBE" w:rsidP="00DE7188">
      <w:pPr>
        <w:pStyle w:val="Heading2"/>
        <w:numPr>
          <w:ilvl w:val="0"/>
          <w:numId w:val="0"/>
        </w:numPr>
        <w:ind w:left="576" w:hanging="576"/>
      </w:pPr>
      <w:r>
        <w:t>Setting up your local copy</w:t>
      </w:r>
    </w:p>
    <w:p w14:paraId="65E5BB6F" w14:textId="77777777" w:rsidR="009C6BBE" w:rsidRPr="00901260" w:rsidRDefault="009C6BBE" w:rsidP="00DE7188">
      <w:pPr>
        <w:pStyle w:val="ListParagraph"/>
        <w:numPr>
          <w:ilvl w:val="0"/>
          <w:numId w:val="18"/>
        </w:numPr>
      </w:pPr>
      <w:r w:rsidRPr="00901260">
        <w:t>Clone the repo</w:t>
      </w:r>
    </w:p>
    <w:p w14:paraId="39546D30"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git clone https://github.com/jorritvm/infovis.git</w:t>
      </w:r>
    </w:p>
    <w:p w14:paraId="76ED986F" w14:textId="77777777" w:rsidR="009C6BBE" w:rsidRPr="00DE7188" w:rsidRDefault="009C6BBE" w:rsidP="00DE7188">
      <w:pPr>
        <w:pStyle w:val="ListParagraph"/>
        <w:ind w:left="1440"/>
      </w:pPr>
      <w:r w:rsidRPr="00901260">
        <w:t>or unzip the provided archive</w:t>
      </w:r>
    </w:p>
    <w:p w14:paraId="13FDDDE7" w14:textId="77777777" w:rsidR="009C6BBE" w:rsidRPr="00901260" w:rsidRDefault="009C6BBE" w:rsidP="00DE7188">
      <w:pPr>
        <w:pStyle w:val="ListParagraph"/>
        <w:numPr>
          <w:ilvl w:val="0"/>
          <w:numId w:val="18"/>
        </w:numPr>
      </w:pPr>
      <w:r w:rsidRPr="00901260">
        <w:t>Make sure you're using python 3.11</w:t>
      </w:r>
    </w:p>
    <w:p w14:paraId="0D3698E6" w14:textId="77777777" w:rsidR="00871424" w:rsidRPr="00DE7188" w:rsidRDefault="00871424" w:rsidP="00DE7188">
      <w:pPr>
        <w:pStyle w:val="ListParagraph"/>
        <w:numPr>
          <w:ilvl w:val="0"/>
          <w:numId w:val="18"/>
        </w:numPr>
      </w:pPr>
      <w:r>
        <w:t>Navigate to your project directory</w:t>
      </w:r>
    </w:p>
    <w:p w14:paraId="029468F4" w14:textId="77777777" w:rsidR="00871424" w:rsidRPr="00DE7188" w:rsidRDefault="00871424" w:rsidP="00DE7188">
      <w:pPr>
        <w:pStyle w:val="ListParagraph"/>
        <w:ind w:firstLine="696"/>
        <w:rPr>
          <w:rFonts w:ascii="Lucida Console" w:hAnsi="Lucida Console"/>
        </w:rPr>
      </w:pPr>
      <w:r w:rsidRPr="00DE7188">
        <w:rPr>
          <w:rFonts w:ascii="Lucida Console" w:hAnsi="Lucida Console"/>
        </w:rPr>
        <w:t>cd infovis</w:t>
      </w:r>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-m venv venv</w:t>
      </w:r>
    </w:p>
    <w:p w14:paraId="549641C7" w14:textId="77777777" w:rsidR="009C6BBE" w:rsidRPr="00901260" w:rsidRDefault="009C6BBE" w:rsidP="00DE7188">
      <w:pPr>
        <w:pStyle w:val="ListParagraph"/>
        <w:numPr>
          <w:ilvl w:val="0"/>
          <w:numId w:val="18"/>
        </w:numPr>
      </w:pPr>
      <w:r w:rsidRPr="00901260">
        <w:t>Restore the dependencies</w:t>
      </w:r>
      <w:r>
        <w:t xml:space="preserve"> in that virtual environment</w:t>
      </w:r>
    </w:p>
    <w:p w14:paraId="23664ED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pip install -r requirements.txt</w:t>
      </w:r>
    </w:p>
    <w:p w14:paraId="26EAE532" w14:textId="77777777" w:rsidR="009C6BBE" w:rsidRPr="00901260" w:rsidRDefault="009C6BBE" w:rsidP="00DE7188">
      <w:pPr>
        <w:pStyle w:val="ListParagraph"/>
        <w:numPr>
          <w:ilvl w:val="0"/>
          <w:numId w:val="18"/>
        </w:numPr>
      </w:pPr>
      <w:r w:rsidRPr="00901260">
        <w:t>Copy </w:t>
      </w:r>
      <w:r w:rsidRPr="00DE7188">
        <w:rPr>
          <w:rFonts w:ascii="Lucida Console" w:hAnsi="Lucida Console"/>
        </w:rPr>
        <w:t>.env.template</w:t>
      </w:r>
      <w:r w:rsidRPr="00901260">
        <w:t> to </w:t>
      </w:r>
      <w:r w:rsidRPr="00DE7188">
        <w:rPr>
          <w:rFonts w:ascii="Lucida Console" w:hAnsi="Lucida Console"/>
        </w:rPr>
        <w:t>.env </w:t>
      </w:r>
      <w:r w:rsidRPr="00901260">
        <w:t xml:space="preserve">and configure the required secrets </w:t>
      </w:r>
    </w:p>
    <w:p w14:paraId="1C678243" w14:textId="77777777" w:rsidR="009C6BBE" w:rsidRDefault="009C6BBE" w:rsidP="00DE7188">
      <w:pPr>
        <w:pStyle w:val="ListParagraph"/>
        <w:ind w:left="1440"/>
      </w:pPr>
      <w:r w:rsidRPr="00901260">
        <w:t>(optional if you started from the zip archive)</w:t>
      </w:r>
      <w:r w:rsidRPr="00DE7188">
        <w:t xml:space="preserve"> </w:t>
      </w:r>
    </w:p>
    <w:p w14:paraId="49FD08AD" w14:textId="77777777" w:rsidR="009C6BBE" w:rsidRDefault="009C6BBE" w:rsidP="00DE7188"/>
    <w:p w14:paraId="0B42A181" w14:textId="77777777" w:rsidR="009C6BBE" w:rsidRPr="00DE7188" w:rsidRDefault="009C6BBE" w:rsidP="00DE7188">
      <w:pPr>
        <w:pStyle w:val="Heading2"/>
        <w:numPr>
          <w:ilvl w:val="0"/>
          <w:numId w:val="0"/>
        </w:numPr>
        <w:ind w:left="576" w:hanging="576"/>
      </w:pPr>
      <w:r w:rsidRPr="00DE7188">
        <w:t>Running the dashboard from the CLI</w:t>
      </w:r>
    </w:p>
    <w:p w14:paraId="163A7E60" w14:textId="77777777" w:rsidR="009C6BBE" w:rsidRDefault="009C6BBE" w:rsidP="00DE7188">
      <w:pPr>
        <w:pStyle w:val="ListParagraph"/>
        <w:numPr>
          <w:ilvl w:val="0"/>
          <w:numId w:val="21"/>
        </w:numPr>
      </w:pPr>
      <w:r w:rsidRPr="00DE7188">
        <w:t>Activate the venv</w:t>
      </w:r>
    </w:p>
    <w:p w14:paraId="5D0ED84E"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venv\Scripts\activate</w:t>
      </w:r>
    </w:p>
    <w:p w14:paraId="1D8D015A" w14:textId="77777777" w:rsidR="009C6BBE" w:rsidRDefault="009C6BBE" w:rsidP="00DE7188">
      <w:pPr>
        <w:pStyle w:val="ListParagraph"/>
        <w:numPr>
          <w:ilvl w:val="0"/>
          <w:numId w:val="21"/>
        </w:numPr>
      </w:pPr>
      <w:r w:rsidRPr="00DE7188">
        <w:t>Navigate to the app directory: </w:t>
      </w:r>
    </w:p>
    <w:p w14:paraId="4579AB71"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cd app</w:t>
      </w:r>
    </w:p>
    <w:p w14:paraId="67B2EE68" w14:textId="77777777" w:rsidR="009C6BBE" w:rsidRDefault="009C6BBE" w:rsidP="00DE7188">
      <w:pPr>
        <w:pStyle w:val="ListParagraph"/>
        <w:numPr>
          <w:ilvl w:val="0"/>
          <w:numId w:val="21"/>
        </w:numPr>
      </w:pPr>
      <w:r w:rsidRPr="00DE7188">
        <w:t>Run the dash app: </w:t>
      </w:r>
    </w:p>
    <w:p w14:paraId="5670FC3F"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app.py</w:t>
      </w:r>
    </w:p>
    <w:p w14:paraId="4789EF61" w14:textId="77777777" w:rsidR="009C6BBE" w:rsidRPr="00DE7188" w:rsidRDefault="009C6BBE" w:rsidP="00DE7188">
      <w:pPr>
        <w:pStyle w:val="ListParagraph"/>
        <w:numPr>
          <w:ilvl w:val="0"/>
          <w:numId w:val="21"/>
        </w:numPr>
      </w:pPr>
      <w:r w:rsidRPr="00DE7188">
        <w:t>Explore the app using your web browser.</w:t>
      </w:r>
    </w:p>
    <w:p w14:paraId="11B124B2" w14:textId="77777777" w:rsidR="009C6BBE" w:rsidRPr="00901260" w:rsidRDefault="009C6BBE" w:rsidP="00DE7188">
      <w:pPr>
        <w:pStyle w:val="ListParagraph"/>
        <w:ind w:left="1440"/>
      </w:pPr>
    </w:p>
    <w:p w14:paraId="53D98CF1" w14:textId="77777777" w:rsidR="009C6BBE" w:rsidRDefault="009C6BBE"/>
    <w:p w14:paraId="5C00CFF1" w14:textId="77777777" w:rsidR="009C6BBE" w:rsidRDefault="009C6BBE"/>
    <w:p w14:paraId="26363AF3" w14:textId="77777777" w:rsidR="009C6BBE" w:rsidRDefault="009C6BBE"/>
    <w:p w14:paraId="0980536C" w14:textId="77777777" w:rsidR="009C6BBE" w:rsidRDefault="009C6BBE">
      <w:pPr>
        <w:jc w:val="left"/>
      </w:pPr>
      <w:r>
        <w:br w:type="page"/>
      </w:r>
    </w:p>
    <w:p w14:paraId="1B0D133B" w14:textId="77777777" w:rsidR="009C6BBE" w:rsidRDefault="009C6BBE" w:rsidP="009C6BBE">
      <w:pPr>
        <w:pStyle w:val="Heading1"/>
        <w:numPr>
          <w:ilvl w:val="0"/>
          <w:numId w:val="0"/>
        </w:numPr>
      </w:pPr>
      <w:bookmarkStart w:id="407" w:name="_Toc167278837"/>
      <w:r>
        <w:lastRenderedPageBreak/>
        <w:t>Appendix D   Repository structure</w:t>
      </w:r>
      <w:bookmarkEnd w:id="407"/>
    </w:p>
    <w:p w14:paraId="5FA76C5D" w14:textId="77777777" w:rsidR="009C6BBE" w:rsidRDefault="009C6BBE" w:rsidP="009C6BBE"/>
    <w:tbl>
      <w:tblPr>
        <w:tblStyle w:val="TableGrid"/>
        <w:tblW w:w="0" w:type="auto"/>
        <w:tblLook w:val="04A0" w:firstRow="1" w:lastRow="0" w:firstColumn="1" w:lastColumn="0" w:noHBand="0" w:noVBand="1"/>
      </w:tblPr>
      <w:tblGrid>
        <w:gridCol w:w="4957"/>
        <w:gridCol w:w="4059"/>
      </w:tblGrid>
      <w:tr w:rsidR="00871424" w14:paraId="2A35B131" w14:textId="77777777" w:rsidTr="00DE7188">
        <w:tc>
          <w:tcPr>
            <w:tcW w:w="4957" w:type="dxa"/>
          </w:tcPr>
          <w:p w14:paraId="34F512E3" w14:textId="77777777" w:rsidR="00871424" w:rsidRPr="00DE7188" w:rsidRDefault="00871424" w:rsidP="00871424">
            <w:pPr>
              <w:jc w:val="left"/>
              <w:rPr>
                <w:rFonts w:ascii="Lucida Console" w:hAnsi="Lucida Console"/>
              </w:rPr>
            </w:pPr>
            <w:r w:rsidRPr="00DE7188">
              <w:rPr>
                <w:rFonts w:ascii="Lucida Console" w:hAnsi="Lucida Console"/>
              </w:rPr>
              <w:t>infovis</w:t>
            </w:r>
          </w:p>
          <w:p w14:paraId="38E265E8" w14:textId="77777777" w:rsidR="00871424" w:rsidRPr="00DE7188" w:rsidRDefault="00871424" w:rsidP="00871424">
            <w:pPr>
              <w:jc w:val="left"/>
              <w:rPr>
                <w:rFonts w:ascii="Lucida Console" w:hAnsi="Lucida Console"/>
              </w:rPr>
            </w:pPr>
            <w:r w:rsidRPr="00DE7188">
              <w:rPr>
                <w:rFonts w:ascii="Lucida Console" w:hAnsi="Lucida Console"/>
              </w:rPr>
              <w:t>¦   .env</w:t>
            </w:r>
          </w:p>
          <w:p w14:paraId="606C4E25" w14:textId="77777777" w:rsidR="00871424" w:rsidRPr="00DE7188" w:rsidRDefault="00871424" w:rsidP="00871424">
            <w:pPr>
              <w:jc w:val="left"/>
              <w:rPr>
                <w:rFonts w:ascii="Lucida Console" w:hAnsi="Lucida Console"/>
              </w:rPr>
            </w:pPr>
            <w:r w:rsidRPr="00DE7188">
              <w:rPr>
                <w:rFonts w:ascii="Lucida Console" w:hAnsi="Lucida Console"/>
              </w:rPr>
              <w:t>¦   .env.template</w:t>
            </w:r>
          </w:p>
          <w:p w14:paraId="35FECB9E" w14:textId="77777777" w:rsidR="00871424" w:rsidRPr="00DE7188" w:rsidRDefault="00871424" w:rsidP="00871424">
            <w:pPr>
              <w:jc w:val="left"/>
              <w:rPr>
                <w:rFonts w:ascii="Lucida Console" w:hAnsi="Lucida Console"/>
              </w:rPr>
            </w:pPr>
            <w:r w:rsidRPr="00DE7188">
              <w:rPr>
                <w:rFonts w:ascii="Lucida Console" w:hAnsi="Lucida Console"/>
              </w:rPr>
              <w:t>¦   README.md</w:t>
            </w:r>
          </w:p>
          <w:p w14:paraId="0AD62EA3" w14:textId="77777777" w:rsidR="00871424" w:rsidRPr="00DE7188" w:rsidRDefault="00871424" w:rsidP="00871424">
            <w:pPr>
              <w:jc w:val="left"/>
              <w:rPr>
                <w:rFonts w:ascii="Lucida Console" w:hAnsi="Lucida Console"/>
              </w:rPr>
            </w:pPr>
            <w:r w:rsidRPr="00DE7188">
              <w:rPr>
                <w:rFonts w:ascii="Lucida Console" w:hAnsi="Lucida Console"/>
              </w:rPr>
              <w:t>¦   requirements.txt</w:t>
            </w:r>
          </w:p>
          <w:p w14:paraId="55C7EC92"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71CB7035" w14:textId="77777777" w:rsidR="00871424" w:rsidRPr="00DE7188" w:rsidRDefault="00871424" w:rsidP="00871424">
            <w:pPr>
              <w:jc w:val="left"/>
              <w:rPr>
                <w:rFonts w:ascii="Lucida Console" w:hAnsi="Lucida Console"/>
              </w:rPr>
            </w:pPr>
            <w:r w:rsidRPr="00DE7188">
              <w:rPr>
                <w:rFonts w:ascii="Lucida Console" w:hAnsi="Lucida Console"/>
              </w:rPr>
              <w:t>+---app</w:t>
            </w:r>
          </w:p>
          <w:p w14:paraId="249C92EC" w14:textId="77777777" w:rsidR="00871424" w:rsidRPr="00DE7188" w:rsidRDefault="00871424" w:rsidP="00871424">
            <w:pPr>
              <w:jc w:val="left"/>
              <w:rPr>
                <w:rFonts w:ascii="Lucida Console" w:hAnsi="Lucida Console"/>
              </w:rPr>
            </w:pPr>
            <w:r w:rsidRPr="00DE7188">
              <w:rPr>
                <w:rFonts w:ascii="Lucida Console" w:hAnsi="Lucida Console"/>
              </w:rPr>
              <w:t>¦   ¦   app.py</w:t>
            </w:r>
          </w:p>
          <w:p w14:paraId="25BD305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65F453D1" w14:textId="77777777" w:rsidR="00871424" w:rsidRPr="00DE7188" w:rsidRDefault="00871424" w:rsidP="00871424">
            <w:pPr>
              <w:jc w:val="left"/>
              <w:rPr>
                <w:rFonts w:ascii="Lucida Console" w:hAnsi="Lucida Console"/>
              </w:rPr>
            </w:pPr>
            <w:r w:rsidRPr="00DE7188">
              <w:rPr>
                <w:rFonts w:ascii="Lucida Console" w:hAnsi="Lucida Console"/>
              </w:rPr>
              <w:t>¦   +---assets</w:t>
            </w:r>
          </w:p>
          <w:p w14:paraId="69406D70" w14:textId="77777777" w:rsidR="00871424" w:rsidRPr="00DE7188" w:rsidRDefault="00871424" w:rsidP="00871424">
            <w:pPr>
              <w:jc w:val="left"/>
              <w:rPr>
                <w:rFonts w:ascii="Lucida Console" w:hAnsi="Lucida Console"/>
              </w:rPr>
            </w:pPr>
            <w:r w:rsidRPr="00DE7188">
              <w:rPr>
                <w:rFonts w:ascii="Lucida Console" w:hAnsi="Lucida Console"/>
              </w:rPr>
              <w:t>¦   ¦   +---css</w:t>
            </w:r>
          </w:p>
          <w:p w14:paraId="67B34CD5" w14:textId="77777777" w:rsidR="00871424" w:rsidRPr="00DE7188" w:rsidRDefault="00871424" w:rsidP="00871424">
            <w:pPr>
              <w:jc w:val="left"/>
              <w:rPr>
                <w:rFonts w:ascii="Lucida Console" w:hAnsi="Lucida Console"/>
              </w:rPr>
            </w:pPr>
            <w:r w:rsidRPr="00DE7188">
              <w:rPr>
                <w:rFonts w:ascii="Lucida Console" w:hAnsi="Lucida Console"/>
              </w:rPr>
              <w:t>¦   ¦   ¦       styles.css</w:t>
            </w:r>
          </w:p>
          <w:p w14:paraId="64977DD7"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22C3819D" w14:textId="77777777" w:rsidR="00871424" w:rsidRPr="00DE7188" w:rsidRDefault="00871424" w:rsidP="00871424">
            <w:pPr>
              <w:jc w:val="left"/>
              <w:rPr>
                <w:rFonts w:ascii="Lucida Console" w:hAnsi="Lucida Console"/>
              </w:rPr>
            </w:pPr>
            <w:r w:rsidRPr="00DE7188">
              <w:rPr>
                <w:rFonts w:ascii="Lucida Console" w:hAnsi="Lucida Console"/>
              </w:rPr>
              <w:t>¦   +---callbacks</w:t>
            </w:r>
          </w:p>
          <w:p w14:paraId="41503C13" w14:textId="77777777" w:rsidR="00871424" w:rsidRPr="00DE7188" w:rsidRDefault="00871424" w:rsidP="00871424">
            <w:pPr>
              <w:jc w:val="left"/>
              <w:rPr>
                <w:rFonts w:ascii="Lucida Console" w:hAnsi="Lucida Console"/>
              </w:rPr>
            </w:pPr>
            <w:r w:rsidRPr="00DE7188">
              <w:rPr>
                <w:rFonts w:ascii="Lucida Console" w:hAnsi="Lucida Console"/>
              </w:rPr>
              <w:t>¦   ¦   ¦   cb_bar_chart.py</w:t>
            </w:r>
          </w:p>
          <w:p w14:paraId="3E1D8F27" w14:textId="77777777" w:rsidR="00871424" w:rsidRPr="00DE7188" w:rsidRDefault="00871424" w:rsidP="00871424">
            <w:pPr>
              <w:jc w:val="left"/>
              <w:rPr>
                <w:rFonts w:ascii="Lucida Console" w:hAnsi="Lucida Console"/>
              </w:rPr>
            </w:pPr>
            <w:r w:rsidRPr="00DE7188">
              <w:rPr>
                <w:rFonts w:ascii="Lucida Console" w:hAnsi="Lucida Console"/>
              </w:rPr>
              <w:t>¦   ¦   ¦   cb_continent.py</w:t>
            </w:r>
          </w:p>
          <w:p w14:paraId="0F099460" w14:textId="77777777" w:rsidR="00871424" w:rsidRPr="00DE7188" w:rsidRDefault="00871424" w:rsidP="00871424">
            <w:pPr>
              <w:jc w:val="left"/>
              <w:rPr>
                <w:rFonts w:ascii="Lucida Console" w:hAnsi="Lucida Console"/>
              </w:rPr>
            </w:pPr>
            <w:r w:rsidRPr="00DE7188">
              <w:rPr>
                <w:rFonts w:ascii="Lucida Console" w:hAnsi="Lucida Console"/>
              </w:rPr>
              <w:t>¦   ¦   ¦   cb_country_filter.py</w:t>
            </w:r>
          </w:p>
          <w:p w14:paraId="7D8DEC1B" w14:textId="77777777" w:rsidR="00871424" w:rsidRPr="00DE7188" w:rsidRDefault="00871424" w:rsidP="00871424">
            <w:pPr>
              <w:jc w:val="left"/>
              <w:rPr>
                <w:rFonts w:ascii="Lucida Console" w:hAnsi="Lucida Console"/>
              </w:rPr>
            </w:pPr>
            <w:r w:rsidRPr="00DE7188">
              <w:rPr>
                <w:rFonts w:ascii="Lucida Console" w:hAnsi="Lucida Console"/>
              </w:rPr>
              <w:t>¦   ¦   ¦   cb_map.py</w:t>
            </w:r>
          </w:p>
          <w:p w14:paraId="48A7C1B7" w14:textId="77777777" w:rsidR="00871424" w:rsidRPr="00DE7188" w:rsidRDefault="00871424" w:rsidP="00871424">
            <w:pPr>
              <w:jc w:val="left"/>
              <w:rPr>
                <w:rFonts w:ascii="Lucida Console" w:hAnsi="Lucida Console"/>
              </w:rPr>
            </w:pPr>
            <w:r w:rsidRPr="00DE7188">
              <w:rPr>
                <w:rFonts w:ascii="Lucida Console" w:hAnsi="Lucida Console"/>
              </w:rPr>
              <w:t>¦   ¦   ¦   cb_status_type.py</w:t>
            </w:r>
          </w:p>
          <w:p w14:paraId="66BF77B3" w14:textId="77777777" w:rsidR="00871424" w:rsidRPr="00DE7188" w:rsidRDefault="00871424" w:rsidP="00871424">
            <w:pPr>
              <w:jc w:val="left"/>
              <w:rPr>
                <w:rFonts w:ascii="Lucida Console" w:hAnsi="Lucida Console"/>
              </w:rPr>
            </w:pPr>
            <w:r w:rsidRPr="00DE7188">
              <w:rPr>
                <w:rFonts w:ascii="Lucida Console" w:hAnsi="Lucida Console"/>
              </w:rPr>
              <w:t>¦   ¦   ¦   cb_sub_region.py</w:t>
            </w:r>
          </w:p>
          <w:p w14:paraId="5A5FEF4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2D6B9485" w14:textId="77777777" w:rsidR="00871424" w:rsidRPr="00DE7188" w:rsidRDefault="00871424" w:rsidP="00871424">
            <w:pPr>
              <w:jc w:val="left"/>
              <w:rPr>
                <w:rFonts w:ascii="Lucida Console" w:hAnsi="Lucida Console"/>
              </w:rPr>
            </w:pPr>
            <w:r w:rsidRPr="00DE7188">
              <w:rPr>
                <w:rFonts w:ascii="Lucida Console" w:hAnsi="Lucida Console"/>
              </w:rPr>
              <w:t>¦   +---components</w:t>
            </w:r>
          </w:p>
          <w:p w14:paraId="132D735B" w14:textId="77777777" w:rsidR="00871424" w:rsidRPr="00DE7188" w:rsidRDefault="00871424" w:rsidP="00871424">
            <w:pPr>
              <w:jc w:val="left"/>
              <w:rPr>
                <w:rFonts w:ascii="Lucida Console" w:hAnsi="Lucida Console"/>
              </w:rPr>
            </w:pPr>
            <w:r w:rsidRPr="00DE7188">
              <w:rPr>
                <w:rFonts w:ascii="Lucida Console" w:hAnsi="Lucida Console"/>
              </w:rPr>
              <w:t>¦   ¦   ¦   filters.py</w:t>
            </w:r>
          </w:p>
          <w:p w14:paraId="51AF3702" w14:textId="77777777" w:rsidR="00871424" w:rsidRPr="00DE7188" w:rsidRDefault="00871424" w:rsidP="00871424">
            <w:pPr>
              <w:jc w:val="left"/>
              <w:rPr>
                <w:rFonts w:ascii="Lucida Console" w:hAnsi="Lucida Console"/>
              </w:rPr>
            </w:pPr>
            <w:r w:rsidRPr="00DE7188">
              <w:rPr>
                <w:rFonts w:ascii="Lucida Console" w:hAnsi="Lucida Console"/>
              </w:rPr>
              <w:t>¦   ¦   ¦   visualisations.py</w:t>
            </w:r>
          </w:p>
          <w:p w14:paraId="49DE367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6CDC8543" w14:textId="77777777" w:rsidR="00871424" w:rsidRPr="00DE7188" w:rsidRDefault="00871424" w:rsidP="00871424">
            <w:pPr>
              <w:jc w:val="left"/>
              <w:rPr>
                <w:rFonts w:ascii="Lucida Console" w:hAnsi="Lucida Console"/>
              </w:rPr>
            </w:pPr>
            <w:r w:rsidRPr="00DE7188">
              <w:rPr>
                <w:rFonts w:ascii="Lucida Console" w:hAnsi="Lucida Console"/>
              </w:rPr>
              <w:t>¦   +---utils</w:t>
            </w:r>
          </w:p>
          <w:p w14:paraId="62F15C37" w14:textId="77777777" w:rsidR="00871424" w:rsidRPr="00DE7188" w:rsidRDefault="00871424" w:rsidP="00871424">
            <w:pPr>
              <w:jc w:val="left"/>
              <w:rPr>
                <w:rFonts w:ascii="Lucida Console" w:hAnsi="Lucida Console"/>
              </w:rPr>
            </w:pPr>
            <w:r w:rsidRPr="00DE7188">
              <w:rPr>
                <w:rFonts w:ascii="Lucida Console" w:hAnsi="Lucida Console"/>
              </w:rPr>
              <w:t>¦       ¦   utils.py</w:t>
            </w:r>
          </w:p>
          <w:p w14:paraId="606B9401"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1A19C507" w14:textId="77777777" w:rsidR="00871424" w:rsidRPr="00DE7188" w:rsidRDefault="00871424" w:rsidP="00871424">
            <w:pPr>
              <w:jc w:val="left"/>
              <w:rPr>
                <w:rFonts w:ascii="Lucida Console" w:hAnsi="Lucida Console"/>
              </w:rPr>
            </w:pPr>
            <w:r w:rsidRPr="00DE7188">
              <w:rPr>
                <w:rFonts w:ascii="Lucida Console" w:hAnsi="Lucida Console"/>
              </w:rPr>
              <w:t>+---data</w:t>
            </w:r>
          </w:p>
          <w:p w14:paraId="69A86F23" w14:textId="77777777" w:rsidR="00871424" w:rsidRPr="00DE7188" w:rsidRDefault="00871424" w:rsidP="00871424">
            <w:pPr>
              <w:jc w:val="left"/>
              <w:rPr>
                <w:rFonts w:ascii="Lucida Console" w:hAnsi="Lucida Console"/>
              </w:rPr>
            </w:pPr>
            <w:r w:rsidRPr="00DE7188">
              <w:rPr>
                <w:rFonts w:ascii="Lucida Console" w:hAnsi="Lucida Console"/>
              </w:rPr>
              <w:t>¦   +---analysis</w:t>
            </w:r>
          </w:p>
          <w:p w14:paraId="7DBC8A7F" w14:textId="77777777" w:rsidR="00871424" w:rsidRPr="00DE7188" w:rsidRDefault="00871424" w:rsidP="00871424">
            <w:pPr>
              <w:jc w:val="left"/>
              <w:rPr>
                <w:rFonts w:ascii="Lucida Console" w:hAnsi="Lucida Console"/>
              </w:rPr>
            </w:pPr>
            <w:r w:rsidRPr="00DE7188">
              <w:rPr>
                <w:rFonts w:ascii="Lucida Console" w:hAnsi="Lucida Console"/>
              </w:rPr>
              <w:t>¦   ¦       ...</w:t>
            </w:r>
          </w:p>
          <w:p w14:paraId="451A22D9"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16B7AA4A" w14:textId="77777777" w:rsidR="00871424" w:rsidRPr="00DE7188" w:rsidRDefault="00871424" w:rsidP="00871424">
            <w:pPr>
              <w:jc w:val="left"/>
              <w:rPr>
                <w:rFonts w:ascii="Lucida Console" w:hAnsi="Lucida Console"/>
              </w:rPr>
            </w:pPr>
            <w:r w:rsidRPr="00DE7188">
              <w:rPr>
                <w:rFonts w:ascii="Lucida Console" w:hAnsi="Lucida Console"/>
              </w:rPr>
              <w:t>¦   +---clean</w:t>
            </w:r>
          </w:p>
          <w:p w14:paraId="1F0C88FD" w14:textId="77777777" w:rsidR="00871424" w:rsidRPr="00DE7188" w:rsidRDefault="00871424" w:rsidP="00871424">
            <w:pPr>
              <w:jc w:val="left"/>
              <w:rPr>
                <w:rFonts w:ascii="Lucida Console" w:hAnsi="Lucida Console"/>
              </w:rPr>
            </w:pPr>
            <w:r w:rsidRPr="00DE7188">
              <w:rPr>
                <w:rFonts w:ascii="Lucida Console" w:hAnsi="Lucida Console"/>
              </w:rPr>
              <w:t>¦   ¦       ...</w:t>
            </w:r>
          </w:p>
          <w:p w14:paraId="3EF01CEA"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1C921008" w14:textId="77777777" w:rsidR="00871424" w:rsidRPr="00DE7188" w:rsidRDefault="00871424" w:rsidP="00871424">
            <w:pPr>
              <w:jc w:val="left"/>
              <w:rPr>
                <w:rFonts w:ascii="Lucida Console" w:hAnsi="Lucida Console"/>
              </w:rPr>
            </w:pPr>
            <w:r w:rsidRPr="00DE7188">
              <w:rPr>
                <w:rFonts w:ascii="Lucida Console" w:hAnsi="Lucida Console"/>
              </w:rPr>
              <w:t>¦   +---etl</w:t>
            </w:r>
          </w:p>
          <w:p w14:paraId="2A7DC046" w14:textId="77777777" w:rsidR="00871424" w:rsidRPr="00DE7188" w:rsidRDefault="00871424" w:rsidP="00871424">
            <w:pPr>
              <w:jc w:val="left"/>
              <w:rPr>
                <w:rFonts w:ascii="Lucida Console" w:hAnsi="Lucida Console"/>
              </w:rPr>
            </w:pPr>
            <w:r w:rsidRPr="00DE7188">
              <w:rPr>
                <w:rFonts w:ascii="Lucida Console" w:hAnsi="Lucida Console"/>
              </w:rPr>
              <w:t>¦   ¦       process_gwpt_data.ipynb</w:t>
            </w:r>
          </w:p>
          <w:p w14:paraId="35460E34"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5B9BB363" w14:textId="77777777" w:rsidR="00871424" w:rsidRPr="00DE7188" w:rsidRDefault="00871424" w:rsidP="00871424">
            <w:pPr>
              <w:jc w:val="left"/>
              <w:rPr>
                <w:rFonts w:ascii="Lucida Console" w:hAnsi="Lucida Console"/>
              </w:rPr>
            </w:pPr>
            <w:r w:rsidRPr="00DE7188">
              <w:rPr>
                <w:rFonts w:ascii="Lucida Console" w:hAnsi="Lucida Console"/>
              </w:rPr>
              <w:t>¦   +---raw</w:t>
            </w:r>
          </w:p>
          <w:p w14:paraId="7F3DB647" w14:textId="77777777" w:rsidR="00871424" w:rsidRPr="00DE7188" w:rsidRDefault="00871424" w:rsidP="00871424">
            <w:pPr>
              <w:jc w:val="left"/>
              <w:rPr>
                <w:rFonts w:ascii="Lucida Console" w:hAnsi="Lucida Console"/>
              </w:rPr>
            </w:pPr>
            <w:r w:rsidRPr="00DE7188">
              <w:rPr>
                <w:rFonts w:ascii="Lucida Console" w:hAnsi="Lucida Console"/>
              </w:rPr>
              <w:t>¦           Global-Wind-Power-Tracker-December-2023.xlsx</w:t>
            </w:r>
          </w:p>
          <w:p w14:paraId="7D86AF69"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33044575" w14:textId="77777777" w:rsidR="00871424" w:rsidRPr="00DE7188" w:rsidRDefault="00871424" w:rsidP="00871424">
            <w:pPr>
              <w:jc w:val="left"/>
              <w:rPr>
                <w:rFonts w:ascii="Lucida Console" w:hAnsi="Lucida Console"/>
              </w:rPr>
            </w:pPr>
            <w:r w:rsidRPr="00DE7188">
              <w:rPr>
                <w:rFonts w:ascii="Lucida Console" w:hAnsi="Lucida Console"/>
              </w:rPr>
              <w:t>+---doc</w:t>
            </w:r>
          </w:p>
          <w:p w14:paraId="45E96C26" w14:textId="77777777" w:rsidR="00871424" w:rsidRPr="00DE7188" w:rsidRDefault="00871424" w:rsidP="00871424">
            <w:pPr>
              <w:jc w:val="left"/>
              <w:rPr>
                <w:rFonts w:ascii="Lucida Console" w:hAnsi="Lucida Console"/>
              </w:rPr>
            </w:pPr>
            <w:r w:rsidRPr="00DE7188">
              <w:rPr>
                <w:rFonts w:ascii="Lucida Console" w:hAnsi="Lucida Console"/>
              </w:rPr>
              <w:t>¦   +---assignment</w:t>
            </w:r>
          </w:p>
          <w:p w14:paraId="26E6D50F" w14:textId="77777777" w:rsidR="00871424" w:rsidRPr="00DE7188" w:rsidRDefault="00871424" w:rsidP="00871424">
            <w:pPr>
              <w:jc w:val="left"/>
              <w:rPr>
                <w:rFonts w:ascii="Lucida Console" w:hAnsi="Lucida Console"/>
              </w:rPr>
            </w:pPr>
            <w:r w:rsidRPr="00DE7188">
              <w:rPr>
                <w:rFonts w:ascii="Lucida Console" w:hAnsi="Lucida Console"/>
              </w:rPr>
              <w:t>¦   +---dataset_selection</w:t>
            </w:r>
          </w:p>
          <w:p w14:paraId="00885F78" w14:textId="77777777" w:rsidR="00871424" w:rsidRPr="00DE7188" w:rsidRDefault="00871424" w:rsidP="00871424">
            <w:pPr>
              <w:jc w:val="left"/>
              <w:rPr>
                <w:rFonts w:ascii="Lucida Console" w:hAnsi="Lucida Console"/>
              </w:rPr>
            </w:pPr>
            <w:r w:rsidRPr="00DE7188">
              <w:rPr>
                <w:rFonts w:ascii="Lucida Console" w:hAnsi="Lucida Console"/>
              </w:rPr>
              <w:t>¦   +---final_presentation</w:t>
            </w:r>
          </w:p>
          <w:p w14:paraId="0AC328DB" w14:textId="77777777" w:rsidR="00871424" w:rsidRPr="00DE7188" w:rsidRDefault="00871424" w:rsidP="00871424">
            <w:pPr>
              <w:jc w:val="left"/>
              <w:rPr>
                <w:rFonts w:ascii="Lucida Console" w:hAnsi="Lucida Console"/>
              </w:rPr>
            </w:pPr>
            <w:r w:rsidRPr="00DE7188">
              <w:rPr>
                <w:rFonts w:ascii="Lucida Console" w:hAnsi="Lucida Console"/>
              </w:rPr>
              <w:t>¦   +---midterm_presentation</w:t>
            </w:r>
          </w:p>
          <w:p w14:paraId="7C031E1E" w14:textId="77777777" w:rsidR="00871424" w:rsidRPr="00DE7188" w:rsidRDefault="00871424" w:rsidP="00871424">
            <w:pPr>
              <w:jc w:val="left"/>
              <w:rPr>
                <w:rFonts w:ascii="Lucida Console" w:hAnsi="Lucida Console"/>
              </w:rPr>
            </w:pPr>
            <w:r w:rsidRPr="00DE7188">
              <w:rPr>
                <w:rFonts w:ascii="Lucida Console" w:hAnsi="Lucida Console"/>
              </w:rPr>
              <w:t>¦   +---mockup</w:t>
            </w:r>
          </w:p>
          <w:p w14:paraId="1EA751F5" w14:textId="77777777" w:rsidR="00871424" w:rsidRPr="00DE7188" w:rsidRDefault="00871424" w:rsidP="00871424">
            <w:pPr>
              <w:jc w:val="left"/>
              <w:rPr>
                <w:rFonts w:ascii="Lucida Console" w:hAnsi="Lucida Console"/>
              </w:rPr>
            </w:pPr>
            <w:r w:rsidRPr="00DE7188">
              <w:rPr>
                <w:rFonts w:ascii="Lucida Console" w:hAnsi="Lucida Console"/>
              </w:rPr>
              <w:t>¦   +---planning</w:t>
            </w:r>
          </w:p>
          <w:p w14:paraId="13FFF933" w14:textId="77777777" w:rsidR="00871424" w:rsidRPr="00DE7188" w:rsidRDefault="00871424" w:rsidP="00871424">
            <w:pPr>
              <w:jc w:val="left"/>
              <w:rPr>
                <w:rFonts w:ascii="Lucida Console" w:hAnsi="Lucida Console"/>
              </w:rPr>
            </w:pPr>
            <w:r w:rsidRPr="00DE7188">
              <w:rPr>
                <w:rFonts w:ascii="Lucida Console" w:hAnsi="Lucida Console"/>
              </w:rPr>
              <w:t>¦   +---report</w:t>
            </w:r>
          </w:p>
          <w:p w14:paraId="5E07E128" w14:textId="77777777" w:rsidR="00871424" w:rsidRPr="00DE7188" w:rsidRDefault="00871424" w:rsidP="00871424">
            <w:pPr>
              <w:jc w:val="left"/>
              <w:rPr>
                <w:rFonts w:ascii="Lucida Console" w:hAnsi="Lucida Console"/>
              </w:rPr>
            </w:pPr>
            <w:r w:rsidRPr="00DE7188">
              <w:rPr>
                <w:rFonts w:ascii="Lucida Console" w:hAnsi="Lucida Console"/>
              </w:rPr>
              <w:t>¦   +---video</w:t>
            </w:r>
          </w:p>
          <w:p w14:paraId="6F55AE3E"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450A843F" w14:textId="77777777" w:rsidR="00871424" w:rsidRPr="00DE7188" w:rsidRDefault="00871424" w:rsidP="00871424">
            <w:pPr>
              <w:jc w:val="left"/>
              <w:rPr>
                <w:rFonts w:ascii="Lucida Console" w:hAnsi="Lucida Console"/>
              </w:rPr>
            </w:pPr>
            <w:r w:rsidRPr="00DE7188">
              <w:rPr>
                <w:rFonts w:ascii="Lucida Console" w:hAnsi="Lucida Console"/>
              </w:rPr>
              <w:t>+---experimentation</w:t>
            </w:r>
          </w:p>
          <w:p w14:paraId="3F804B50" w14:textId="77777777" w:rsidR="00871424" w:rsidRPr="00DE7188" w:rsidRDefault="00871424" w:rsidP="00871424">
            <w:pPr>
              <w:jc w:val="left"/>
              <w:rPr>
                <w:rFonts w:ascii="Lucida Console" w:hAnsi="Lucida Console"/>
              </w:rPr>
            </w:pPr>
            <w:r w:rsidRPr="00DE7188">
              <w:rPr>
                <w:rFonts w:ascii="Lucida Console" w:hAnsi="Lucida Console"/>
              </w:rPr>
              <w:t>¦       ...</w:t>
            </w:r>
          </w:p>
          <w:p w14:paraId="37D62184" w14:textId="77777777" w:rsidR="00871424" w:rsidRDefault="00871424" w:rsidP="00871424">
            <w:pPr>
              <w:jc w:val="left"/>
            </w:pPr>
          </w:p>
        </w:tc>
        <w:tc>
          <w:tcPr>
            <w:tcW w:w="4059" w:type="dxa"/>
          </w:tcPr>
          <w:p w14:paraId="2CD09C8C" w14:textId="77777777" w:rsidR="00871424" w:rsidRPr="00DE7188" w:rsidRDefault="00871424" w:rsidP="00871424">
            <w:pPr>
              <w:jc w:val="left"/>
              <w:rPr>
                <w:rFonts w:ascii="Lucida Console" w:hAnsi="Lucida Console"/>
              </w:rPr>
            </w:pPr>
          </w:p>
          <w:p w14:paraId="5A12674C" w14:textId="77777777" w:rsidR="00871424" w:rsidRPr="00DE7188" w:rsidRDefault="00871424" w:rsidP="00871424">
            <w:pPr>
              <w:jc w:val="left"/>
              <w:rPr>
                <w:rFonts w:ascii="Lucida Console" w:hAnsi="Lucida Console"/>
              </w:rPr>
            </w:pPr>
            <w:r w:rsidRPr="00DE7188">
              <w:rPr>
                <w:rFonts w:ascii="Lucida Console" w:hAnsi="Lucida Console"/>
              </w:rPr>
              <w:t>.env file read by app</w:t>
            </w:r>
          </w:p>
          <w:p w14:paraId="0F11B08B" w14:textId="77777777" w:rsidR="00871424" w:rsidRPr="00DE7188" w:rsidRDefault="00871424" w:rsidP="00901260">
            <w:pPr>
              <w:jc w:val="left"/>
              <w:rPr>
                <w:rFonts w:ascii="Lucida Console" w:hAnsi="Lucida Console"/>
              </w:rPr>
            </w:pPr>
            <w:r w:rsidRPr="00DE7188">
              <w:rPr>
                <w:rFonts w:ascii="Lucida Console" w:hAnsi="Lucida Console"/>
              </w:rPr>
              <w:t>.env template file</w:t>
            </w:r>
          </w:p>
          <w:p w14:paraId="34AE877C" w14:textId="77777777" w:rsidR="00871424" w:rsidRPr="00DE7188" w:rsidRDefault="00871424" w:rsidP="00DE7188">
            <w:pPr>
              <w:jc w:val="left"/>
              <w:rPr>
                <w:rFonts w:ascii="Lucida Console" w:hAnsi="Lucida Console"/>
              </w:rPr>
            </w:pPr>
          </w:p>
          <w:p w14:paraId="2690625C" w14:textId="77777777" w:rsidR="00871424" w:rsidRPr="00DE7188" w:rsidRDefault="00871424" w:rsidP="00DE7188">
            <w:pPr>
              <w:jc w:val="left"/>
              <w:rPr>
                <w:rFonts w:ascii="Lucida Console" w:hAnsi="Lucida Console"/>
              </w:rPr>
            </w:pPr>
          </w:p>
          <w:p w14:paraId="0C1A33C0" w14:textId="77777777" w:rsidR="00871424" w:rsidRPr="00DE7188" w:rsidRDefault="00871424" w:rsidP="00DE7188">
            <w:pPr>
              <w:jc w:val="left"/>
              <w:rPr>
                <w:rFonts w:ascii="Lucida Console" w:hAnsi="Lucida Console"/>
              </w:rPr>
            </w:pPr>
          </w:p>
          <w:p w14:paraId="643FF56F" w14:textId="77777777" w:rsidR="001A51A5" w:rsidRDefault="001A51A5" w:rsidP="00DE7188">
            <w:pPr>
              <w:jc w:val="left"/>
              <w:rPr>
                <w:rFonts w:ascii="Lucida Console" w:hAnsi="Lucida Console"/>
              </w:rPr>
            </w:pPr>
          </w:p>
          <w:p w14:paraId="04B7955E" w14:textId="77777777" w:rsidR="00871424" w:rsidRDefault="00871424" w:rsidP="00DE7188">
            <w:pPr>
              <w:jc w:val="left"/>
              <w:rPr>
                <w:rFonts w:ascii="Lucida Console" w:hAnsi="Lucida Console"/>
              </w:rPr>
            </w:pPr>
            <w:r w:rsidRPr="00DE7188">
              <w:rPr>
                <w:rFonts w:ascii="Lucida Console" w:hAnsi="Lucida Console"/>
              </w:rPr>
              <w:t>main</w:t>
            </w:r>
            <w:r>
              <w:rPr>
                <w:rFonts w:ascii="Lucida Console" w:hAnsi="Lucida Console"/>
              </w:rPr>
              <w:t xml:space="preserve"> </w:t>
            </w:r>
            <w:r w:rsidR="001A51A5">
              <w:rPr>
                <w:rFonts w:ascii="Lucida Console" w:hAnsi="Lucida Console"/>
              </w:rPr>
              <w:t>dashboard app</w:t>
            </w:r>
            <w:r>
              <w:rPr>
                <w:rFonts w:ascii="Lucida Console" w:hAnsi="Lucida Console"/>
              </w:rPr>
              <w:t xml:space="preserve"> file</w:t>
            </w:r>
          </w:p>
          <w:p w14:paraId="11E9FC29" w14:textId="77777777" w:rsidR="00871424" w:rsidRDefault="00871424" w:rsidP="00DE7188">
            <w:pPr>
              <w:jc w:val="left"/>
              <w:rPr>
                <w:rFonts w:ascii="Lucida Console" w:hAnsi="Lucida Console"/>
              </w:rPr>
            </w:pPr>
          </w:p>
          <w:p w14:paraId="587B6F89" w14:textId="77777777" w:rsidR="00871424" w:rsidRDefault="00871424" w:rsidP="00DE7188">
            <w:pPr>
              <w:jc w:val="left"/>
              <w:rPr>
                <w:rFonts w:ascii="Lucida Console" w:hAnsi="Lucida Console"/>
              </w:rPr>
            </w:pPr>
          </w:p>
          <w:p w14:paraId="1272AEEB" w14:textId="77777777" w:rsidR="00871424" w:rsidRDefault="00871424" w:rsidP="00DE7188">
            <w:pPr>
              <w:jc w:val="left"/>
              <w:rPr>
                <w:rFonts w:ascii="Lucida Console" w:hAnsi="Lucida Console"/>
              </w:rPr>
            </w:pPr>
          </w:p>
          <w:p w14:paraId="54AD202C" w14:textId="77777777" w:rsidR="001A51A5" w:rsidRDefault="00871424" w:rsidP="00DE7188">
            <w:pPr>
              <w:jc w:val="left"/>
              <w:rPr>
                <w:rFonts w:ascii="Lucida Console" w:hAnsi="Lucida Console"/>
              </w:rPr>
            </w:pPr>
            <w:r>
              <w:rPr>
                <w:rFonts w:ascii="Lucida Console" w:hAnsi="Lucida Console"/>
              </w:rPr>
              <w:t>custom css</w:t>
            </w:r>
            <w:r w:rsidR="001A51A5">
              <w:rPr>
                <w:rFonts w:ascii="Lucida Console" w:hAnsi="Lucida Console"/>
              </w:rPr>
              <w:t xml:space="preserve"> definitions </w:t>
            </w:r>
          </w:p>
          <w:p w14:paraId="10B817AC" w14:textId="77777777" w:rsidR="001A51A5" w:rsidRDefault="001A51A5" w:rsidP="00DE7188">
            <w:pPr>
              <w:jc w:val="left"/>
              <w:rPr>
                <w:rFonts w:ascii="Lucida Console" w:hAnsi="Lucida Console"/>
              </w:rPr>
            </w:pPr>
          </w:p>
          <w:p w14:paraId="0170D33E" w14:textId="77777777" w:rsidR="00871424" w:rsidRDefault="001A51A5" w:rsidP="00DE7188">
            <w:pPr>
              <w:jc w:val="left"/>
              <w:rPr>
                <w:rFonts w:ascii="Lucida Console" w:hAnsi="Lucida Console"/>
              </w:rPr>
            </w:pPr>
            <w:r>
              <w:rPr>
                <w:rFonts w:ascii="Lucida Console" w:hAnsi="Lucida Console"/>
              </w:rPr>
              <w:t>callback handlers grouped by output</w:t>
            </w:r>
          </w:p>
          <w:p w14:paraId="60649603" w14:textId="77777777" w:rsidR="001A51A5" w:rsidRDefault="001A51A5" w:rsidP="00DE7188">
            <w:pPr>
              <w:jc w:val="left"/>
              <w:rPr>
                <w:rFonts w:ascii="Lucida Console" w:hAnsi="Lucida Console"/>
              </w:rPr>
            </w:pPr>
          </w:p>
          <w:p w14:paraId="0DDBDC8B" w14:textId="77777777" w:rsidR="001A51A5" w:rsidRDefault="001A51A5" w:rsidP="00DE7188">
            <w:pPr>
              <w:jc w:val="left"/>
              <w:rPr>
                <w:rFonts w:ascii="Lucida Console" w:hAnsi="Lucida Console"/>
              </w:rPr>
            </w:pPr>
          </w:p>
          <w:p w14:paraId="46A86B35" w14:textId="77777777" w:rsidR="001A51A5" w:rsidRDefault="001A51A5" w:rsidP="00DE7188">
            <w:pPr>
              <w:jc w:val="left"/>
              <w:rPr>
                <w:rFonts w:ascii="Lucida Console" w:hAnsi="Lucida Console"/>
              </w:rPr>
            </w:pPr>
          </w:p>
          <w:p w14:paraId="46259843" w14:textId="77777777" w:rsidR="001A51A5" w:rsidRDefault="001A51A5" w:rsidP="00DE7188">
            <w:pPr>
              <w:jc w:val="left"/>
              <w:rPr>
                <w:rFonts w:ascii="Lucida Console" w:hAnsi="Lucida Console"/>
              </w:rPr>
            </w:pPr>
          </w:p>
          <w:p w14:paraId="2B4F0B2C" w14:textId="77777777" w:rsidR="001A51A5" w:rsidRDefault="001A51A5" w:rsidP="00DE7188">
            <w:pPr>
              <w:jc w:val="left"/>
              <w:rPr>
                <w:rFonts w:ascii="Lucida Console" w:hAnsi="Lucida Console"/>
              </w:rPr>
            </w:pPr>
          </w:p>
          <w:p w14:paraId="126C5FBE" w14:textId="77777777" w:rsidR="001A51A5" w:rsidRDefault="001A51A5" w:rsidP="00DE7188">
            <w:pPr>
              <w:jc w:val="left"/>
              <w:rPr>
                <w:rFonts w:ascii="Lucida Console" w:hAnsi="Lucida Console"/>
              </w:rPr>
            </w:pPr>
          </w:p>
          <w:p w14:paraId="62A1BDCF" w14:textId="77777777" w:rsidR="001A51A5" w:rsidRDefault="001A51A5" w:rsidP="00DE7188">
            <w:pPr>
              <w:jc w:val="left"/>
              <w:rPr>
                <w:rFonts w:ascii="Lucida Console" w:hAnsi="Lucida Console"/>
              </w:rPr>
            </w:pPr>
            <w:r>
              <w:rPr>
                <w:rFonts w:ascii="Lucida Console" w:hAnsi="Lucida Console"/>
              </w:rPr>
              <w:t>visual components of the dashboard like bootstrap dropdown filters and visuals</w:t>
            </w:r>
          </w:p>
          <w:p w14:paraId="71FB9A78" w14:textId="77777777" w:rsidR="001A51A5" w:rsidRDefault="001A51A5" w:rsidP="00DE7188">
            <w:pPr>
              <w:jc w:val="left"/>
              <w:rPr>
                <w:rFonts w:ascii="Lucida Console" w:hAnsi="Lucida Console"/>
              </w:rPr>
            </w:pPr>
          </w:p>
          <w:p w14:paraId="5C61D97D" w14:textId="77777777" w:rsidR="001A51A5" w:rsidRDefault="001A51A5" w:rsidP="00DE7188">
            <w:pPr>
              <w:jc w:val="left"/>
              <w:rPr>
                <w:rFonts w:ascii="Lucida Console" w:hAnsi="Lucida Console"/>
              </w:rPr>
            </w:pPr>
            <w:r>
              <w:rPr>
                <w:rFonts w:ascii="Lucida Console" w:hAnsi="Lucida Console"/>
              </w:rPr>
              <w:t>utility functions like filtering</w:t>
            </w:r>
          </w:p>
          <w:p w14:paraId="30E17FD4" w14:textId="77777777" w:rsidR="001A51A5" w:rsidRDefault="001A51A5" w:rsidP="00DE7188">
            <w:pPr>
              <w:jc w:val="left"/>
              <w:rPr>
                <w:rFonts w:ascii="Lucida Console" w:hAnsi="Lucida Console"/>
              </w:rPr>
            </w:pPr>
          </w:p>
          <w:p w14:paraId="55F1C5AD" w14:textId="77777777" w:rsidR="001A51A5" w:rsidRDefault="001A51A5" w:rsidP="00DE7188">
            <w:pPr>
              <w:jc w:val="left"/>
              <w:rPr>
                <w:rFonts w:ascii="Lucida Console" w:hAnsi="Lucida Console"/>
              </w:rPr>
            </w:pPr>
          </w:p>
          <w:p w14:paraId="373959A3" w14:textId="77777777" w:rsidR="001A51A5" w:rsidRDefault="001A51A5" w:rsidP="00DE7188">
            <w:pPr>
              <w:jc w:val="left"/>
              <w:rPr>
                <w:rFonts w:ascii="Lucida Console" w:hAnsi="Lucida Console"/>
              </w:rPr>
            </w:pPr>
            <w:r>
              <w:rPr>
                <w:rFonts w:ascii="Lucida Console" w:hAnsi="Lucida Console"/>
              </w:rPr>
              <w:t>folder containing manual data analysis</w:t>
            </w:r>
          </w:p>
          <w:p w14:paraId="2E308940" w14:textId="77777777" w:rsidR="001A51A5" w:rsidRDefault="001A51A5" w:rsidP="00DE7188">
            <w:pPr>
              <w:jc w:val="left"/>
              <w:rPr>
                <w:rFonts w:ascii="Lucida Console" w:hAnsi="Lucida Console"/>
              </w:rPr>
            </w:pPr>
          </w:p>
          <w:p w14:paraId="170E1739" w14:textId="77777777" w:rsidR="001A51A5" w:rsidRDefault="001A51A5" w:rsidP="00DE7188">
            <w:pPr>
              <w:jc w:val="left"/>
              <w:rPr>
                <w:rFonts w:ascii="Lucida Console" w:hAnsi="Lucida Console"/>
              </w:rPr>
            </w:pPr>
            <w:r>
              <w:rPr>
                <w:rFonts w:ascii="Lucida Console" w:hAnsi="Lucida Console"/>
              </w:rPr>
              <w:t>folder containing cleaned data in parquet &amp; xlsx</w:t>
            </w:r>
          </w:p>
          <w:p w14:paraId="129D9750" w14:textId="77777777" w:rsidR="001A51A5" w:rsidRDefault="001A51A5" w:rsidP="00DE7188">
            <w:pPr>
              <w:jc w:val="left"/>
              <w:rPr>
                <w:rFonts w:ascii="Lucida Console" w:hAnsi="Lucida Console"/>
              </w:rPr>
            </w:pPr>
          </w:p>
          <w:p w14:paraId="42C294FB" w14:textId="77777777" w:rsidR="001A51A5" w:rsidRDefault="001A51A5" w:rsidP="00DE7188">
            <w:pPr>
              <w:jc w:val="left"/>
              <w:rPr>
                <w:rFonts w:ascii="Lucida Console" w:hAnsi="Lucida Console"/>
              </w:rPr>
            </w:pPr>
            <w:r>
              <w:rPr>
                <w:rFonts w:ascii="Lucida Console" w:hAnsi="Lucida Console"/>
              </w:rPr>
              <w:t>folder containing the ETL pipeline in jupyter</w:t>
            </w:r>
          </w:p>
          <w:p w14:paraId="3DDA2E83" w14:textId="77777777" w:rsidR="001A51A5" w:rsidRDefault="001A51A5" w:rsidP="00DE7188">
            <w:pPr>
              <w:jc w:val="left"/>
              <w:rPr>
                <w:rFonts w:ascii="Lucida Console" w:hAnsi="Lucida Console"/>
              </w:rPr>
            </w:pPr>
          </w:p>
          <w:p w14:paraId="76371C72" w14:textId="77777777" w:rsidR="001A51A5" w:rsidRDefault="001A51A5" w:rsidP="00DE7188">
            <w:pPr>
              <w:jc w:val="left"/>
              <w:rPr>
                <w:rFonts w:ascii="Lucida Console" w:hAnsi="Lucida Console"/>
              </w:rPr>
            </w:pPr>
            <w:r>
              <w:rPr>
                <w:rFonts w:ascii="Lucida Console" w:hAnsi="Lucida Console"/>
              </w:rPr>
              <w:t>folder containing the raw input data</w:t>
            </w:r>
          </w:p>
          <w:p w14:paraId="3B4B3ED8" w14:textId="77777777" w:rsidR="001A51A5" w:rsidRDefault="001A51A5" w:rsidP="00DE7188">
            <w:pPr>
              <w:jc w:val="left"/>
              <w:rPr>
                <w:rFonts w:ascii="Lucida Console" w:hAnsi="Lucida Console"/>
              </w:rPr>
            </w:pPr>
          </w:p>
          <w:p w14:paraId="50B6C101" w14:textId="77777777" w:rsidR="001A51A5" w:rsidRDefault="001A51A5" w:rsidP="00DE7188">
            <w:pPr>
              <w:jc w:val="left"/>
              <w:rPr>
                <w:rFonts w:ascii="Lucida Console" w:hAnsi="Lucida Console"/>
              </w:rPr>
            </w:pPr>
          </w:p>
          <w:p w14:paraId="0E1729B8" w14:textId="77777777" w:rsidR="001A51A5" w:rsidRDefault="001A51A5" w:rsidP="00DE7188">
            <w:pPr>
              <w:jc w:val="left"/>
              <w:rPr>
                <w:rFonts w:ascii="Lucida Console" w:hAnsi="Lucida Console"/>
              </w:rPr>
            </w:pPr>
            <w:r>
              <w:rPr>
                <w:rFonts w:ascii="Lucida Console" w:hAnsi="Lucida Console"/>
              </w:rPr>
              <w:t>self explanatory documentation folder</w:t>
            </w:r>
          </w:p>
          <w:p w14:paraId="29A82FF7" w14:textId="77777777" w:rsidR="001A51A5" w:rsidRDefault="001A51A5" w:rsidP="00DE7188">
            <w:pPr>
              <w:jc w:val="left"/>
              <w:rPr>
                <w:rFonts w:ascii="Lucida Console" w:hAnsi="Lucida Console"/>
              </w:rPr>
            </w:pPr>
          </w:p>
          <w:p w14:paraId="3444F272" w14:textId="77777777" w:rsidR="001A51A5" w:rsidRDefault="001A51A5" w:rsidP="00DE7188">
            <w:pPr>
              <w:jc w:val="left"/>
              <w:rPr>
                <w:rFonts w:ascii="Lucida Console" w:hAnsi="Lucida Console"/>
              </w:rPr>
            </w:pPr>
          </w:p>
          <w:p w14:paraId="5415BF7A" w14:textId="77777777" w:rsidR="001A51A5" w:rsidRDefault="001A51A5" w:rsidP="00DE7188">
            <w:pPr>
              <w:jc w:val="left"/>
              <w:rPr>
                <w:rFonts w:ascii="Lucida Console" w:hAnsi="Lucida Console"/>
              </w:rPr>
            </w:pPr>
          </w:p>
          <w:p w14:paraId="615F90C6" w14:textId="77777777" w:rsidR="001A51A5" w:rsidRDefault="001A51A5" w:rsidP="00DE7188">
            <w:pPr>
              <w:jc w:val="left"/>
              <w:rPr>
                <w:rFonts w:ascii="Lucida Console" w:hAnsi="Lucida Console"/>
              </w:rPr>
            </w:pPr>
          </w:p>
          <w:p w14:paraId="2A41D386" w14:textId="77777777" w:rsidR="001A51A5" w:rsidRDefault="001A51A5" w:rsidP="00DE7188">
            <w:pPr>
              <w:jc w:val="left"/>
              <w:rPr>
                <w:rFonts w:ascii="Lucida Console" w:hAnsi="Lucida Console"/>
              </w:rPr>
            </w:pPr>
          </w:p>
          <w:p w14:paraId="3A5C7C1E" w14:textId="77777777" w:rsidR="001A51A5" w:rsidRDefault="001A51A5" w:rsidP="00DE7188">
            <w:pPr>
              <w:jc w:val="left"/>
              <w:rPr>
                <w:rFonts w:ascii="Lucida Console" w:hAnsi="Lucida Console"/>
              </w:rPr>
            </w:pPr>
          </w:p>
          <w:p w14:paraId="09126CD5" w14:textId="77777777" w:rsidR="001A51A5" w:rsidRDefault="001A51A5" w:rsidP="00DE7188">
            <w:pPr>
              <w:jc w:val="left"/>
              <w:rPr>
                <w:rFonts w:ascii="Lucida Console" w:hAnsi="Lucida Console"/>
              </w:rPr>
            </w:pPr>
          </w:p>
          <w:p w14:paraId="22E5EA5E" w14:textId="77777777" w:rsidR="001A51A5" w:rsidRDefault="001A51A5" w:rsidP="00DE7188">
            <w:pPr>
              <w:jc w:val="left"/>
              <w:rPr>
                <w:rFonts w:ascii="Lucida Console" w:hAnsi="Lucida Console"/>
              </w:rPr>
            </w:pPr>
          </w:p>
          <w:p w14:paraId="695CDA75" w14:textId="77777777" w:rsidR="001A51A5" w:rsidRPr="00DE7188" w:rsidRDefault="001A51A5" w:rsidP="00DE7188">
            <w:pPr>
              <w:jc w:val="left"/>
              <w:rPr>
                <w:rFonts w:asciiTheme="majorHAnsi" w:hAnsiTheme="majorHAnsi"/>
              </w:rPr>
            </w:pPr>
            <w:r>
              <w:rPr>
                <w:rFonts w:ascii="Lucida Console" w:hAnsi="Lucida Console"/>
              </w:rPr>
              <w:t>folder containing some map experiments</w:t>
            </w:r>
          </w:p>
        </w:tc>
      </w:tr>
    </w:tbl>
    <w:p w14:paraId="68DB73D9" w14:textId="77777777" w:rsidR="009C6BBE" w:rsidRPr="009C6BBE" w:rsidRDefault="009C6BBE" w:rsidP="00901260">
      <w:pPr>
        <w:jc w:val="left"/>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Jorrit Vander Mynsbrugge" w:date="2024-05-19T21:43:00Z" w:initials="JVM">
    <w:p w14:paraId="2AE9FA8E" w14:textId="77777777" w:rsidR="00F02ACF" w:rsidRPr="00F02ACF" w:rsidRDefault="00F02ACF">
      <w:pPr>
        <w:pStyle w:val="CommentText"/>
      </w:pPr>
      <w:r>
        <w:rPr>
          <w:rStyle w:val="CommentReference"/>
        </w:rPr>
        <w:annotationRef/>
      </w:r>
      <w:r>
        <w:t>ruth, maybe you want to add to this some more with visuals from your docx?</w:t>
      </w:r>
    </w:p>
  </w:comment>
  <w:comment w:id="76" w:author="Jorrit Vander Mynsbrugge" w:date="2024-05-23T09:08:00Z" w:initials="JVM">
    <w:p w14:paraId="30C667B5" w14:textId="58816C0A" w:rsidR="00C62106" w:rsidRPr="00C62106" w:rsidRDefault="00C62106">
      <w:pPr>
        <w:pStyle w:val="CommentText"/>
        <w:rPr>
          <w:lang w:val="en-BE"/>
        </w:rPr>
      </w:pPr>
      <w:r>
        <w:rPr>
          <w:rStyle w:val="CommentReference"/>
        </w:rPr>
        <w:annotationRef/>
      </w:r>
      <w:r>
        <w:rPr>
          <w:lang w:val="en-BE"/>
        </w:rPr>
        <w:t>this whole section makes no mention of the time slider, not in the text, nor in the image!!!</w:t>
      </w:r>
    </w:p>
  </w:comment>
  <w:comment w:id="148" w:author="Jorrit Vander Mynsbrugge" w:date="2024-05-23T09:06:00Z" w:initials="JVM">
    <w:p w14:paraId="0B67D6A0" w14:textId="1CEC83E1" w:rsidR="00C62106" w:rsidRPr="00C62106" w:rsidRDefault="00C62106">
      <w:pPr>
        <w:pStyle w:val="CommentText"/>
        <w:rPr>
          <w:lang w:val="en-BE"/>
        </w:rPr>
      </w:pPr>
      <w:r>
        <w:rPr>
          <w:rStyle w:val="CommentReference"/>
        </w:rPr>
        <w:annotationRef/>
      </w:r>
      <w:r>
        <w:rPr>
          <w:lang w:val="en-BE"/>
        </w:rPr>
        <w:t>time slider is not shown in this screenshot? please update</w:t>
      </w:r>
    </w:p>
  </w:comment>
  <w:comment w:id="364" w:author="Jorrit Vander Mynsbrugge" w:date="2024-05-23T09:19:00Z" w:initials="JVM">
    <w:p w14:paraId="5CE967B8" w14:textId="79FB3D83" w:rsidR="006B5759" w:rsidRPr="006B5759" w:rsidRDefault="006B5759">
      <w:pPr>
        <w:pStyle w:val="CommentText"/>
        <w:rPr>
          <w:lang w:val="en-BE"/>
        </w:rPr>
      </w:pPr>
      <w:r>
        <w:rPr>
          <w:rStyle w:val="CommentReference"/>
        </w:rPr>
        <w:annotationRef/>
      </w:r>
      <w:r>
        <w:rPr>
          <w:lang w:val="en-BE"/>
        </w:rPr>
        <w:t>i dislike the small bar chart, please select data where the names are shorter so the bars look bigger and make your viewport wider before taking the screenshot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9FA8E" w15:done="0"/>
  <w15:commentEx w15:paraId="30C667B5" w15:done="0"/>
  <w15:commentEx w15:paraId="0B67D6A0" w15:done="0"/>
  <w15:commentEx w15:paraId="5CE967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9FA8E" w16cid:durableId="7F70B84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5AD69" w14:textId="77777777" w:rsidR="003A78AF" w:rsidRDefault="003A78AF" w:rsidP="00615687">
      <w:pPr>
        <w:spacing w:after="0" w:line="240" w:lineRule="auto"/>
      </w:pPr>
      <w:r>
        <w:separator/>
      </w:r>
    </w:p>
  </w:endnote>
  <w:endnote w:type="continuationSeparator" w:id="0">
    <w:p w14:paraId="3A36C130" w14:textId="77777777" w:rsidR="003A78AF" w:rsidRDefault="003A78AF"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D9535" w14:textId="77777777" w:rsidR="003A78AF" w:rsidRDefault="003A78AF" w:rsidP="00615687">
      <w:pPr>
        <w:spacing w:after="0" w:line="240" w:lineRule="auto"/>
      </w:pPr>
      <w:r>
        <w:separator/>
      </w:r>
    </w:p>
  </w:footnote>
  <w:footnote w:type="continuationSeparator" w:id="0">
    <w:p w14:paraId="342DFBDC" w14:textId="77777777" w:rsidR="003A78AF" w:rsidRDefault="003A78AF" w:rsidP="00615687">
      <w:pPr>
        <w:spacing w:after="0" w:line="240" w:lineRule="auto"/>
      </w:pPr>
      <w:r>
        <w:continuationSeparator/>
      </w:r>
    </w:p>
  </w:footnote>
  <w:footnote w:id="1">
    <w:p w14:paraId="47C10A5F" w14:textId="77777777" w:rsidR="00C96215" w:rsidRPr="00567164" w:rsidRDefault="00C96215">
      <w:pPr>
        <w:pStyle w:val="FootnoteText"/>
      </w:pPr>
      <w:r>
        <w:rPr>
          <w:rStyle w:val="FootnoteReference"/>
        </w:rPr>
        <w:footnoteRef/>
      </w:r>
      <w:r>
        <w:t xml:space="preserve"> </w:t>
      </w:r>
      <w:r w:rsidRPr="00615687">
        <w:t>https://globalenergymonitor.org/projects/global-wind-power-tracker/</w:t>
      </w:r>
    </w:p>
  </w:footnote>
  <w:footnote w:id="2">
    <w:p w14:paraId="53B7C1DE" w14:textId="77777777" w:rsidR="00C96215" w:rsidRPr="00567164" w:rsidRDefault="00C96215">
      <w:pPr>
        <w:pStyle w:val="FootnoteText"/>
      </w:pPr>
      <w:r>
        <w:rPr>
          <w:rStyle w:val="FootnoteReference"/>
        </w:rPr>
        <w:footnoteRef/>
      </w:r>
      <w:r>
        <w:t xml:space="preserve"> As discussed during the mid-term presentation, we did not simply remove these records but found a way to guess a reasonable value.</w:t>
      </w:r>
    </w:p>
  </w:footnote>
  <w:footnote w:id="3">
    <w:p w14:paraId="4B954168" w14:textId="77777777" w:rsidR="00C96215" w:rsidRPr="00567164" w:rsidRDefault="00C96215">
      <w:pPr>
        <w:pStyle w:val="FootnoteText"/>
      </w:pPr>
      <w:r>
        <w:rPr>
          <w:rStyle w:val="FootnoteReference"/>
        </w:rPr>
        <w:footnoteRef/>
      </w:r>
      <w:r>
        <w:t xml:space="preserve"> Two of our team members are active in the energy industry</w:t>
      </w:r>
    </w:p>
  </w:footnote>
  <w:footnote w:id="4">
    <w:p w14:paraId="37FB11DE" w14:textId="77777777" w:rsidR="00F02ACF" w:rsidRPr="00567164" w:rsidRDefault="00F02ACF">
      <w:pPr>
        <w:pStyle w:val="FootnoteText"/>
      </w:pPr>
      <w:r>
        <w:rPr>
          <w:rStyle w:val="FootnoteReference"/>
        </w:rPr>
        <w:footnoteRef/>
      </w:r>
      <w:r>
        <w:t xml:space="preserve"> </w:t>
      </w:r>
      <w:r w:rsidRPr="00F02ACF">
        <w:t>https://dash.plotly.com/</w:t>
      </w:r>
    </w:p>
  </w:footnote>
  <w:footnote w:id="5">
    <w:p w14:paraId="35E93862" w14:textId="77777777" w:rsidR="00F02ACF" w:rsidRPr="00F02ACF" w:rsidRDefault="00F02ACF">
      <w:pPr>
        <w:pStyle w:val="FootnoteText"/>
      </w:pPr>
      <w:r>
        <w:rPr>
          <w:rStyle w:val="FootnoteReference"/>
        </w:rPr>
        <w:footnoteRef/>
      </w:r>
      <w:r>
        <w:t xml:space="preserve"> </w:t>
      </w:r>
      <w:r w:rsidRPr="00F02ACF">
        <w:t>https://plotly.com/python/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82AD6"/>
    <w:multiLevelType w:val="hybridMultilevel"/>
    <w:tmpl w:val="35F8F9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F433CF3"/>
    <w:multiLevelType w:val="hybridMultilevel"/>
    <w:tmpl w:val="130C282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F9509DD"/>
    <w:multiLevelType w:val="hybridMultilevel"/>
    <w:tmpl w:val="F544D952"/>
    <w:lvl w:ilvl="0" w:tplc="D382A12E">
      <w:start w:val="1"/>
      <w:numFmt w:val="bullet"/>
      <w:lvlText w:val="-"/>
      <w:lvlJc w:val="left"/>
      <w:pPr>
        <w:ind w:left="360" w:hanging="360"/>
      </w:pPr>
      <w:rPr>
        <w:rFonts w:ascii="Calibri" w:eastAsiaTheme="minorHAnsi"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0"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20"/>
  </w:num>
  <w:num w:numId="5">
    <w:abstractNumId w:val="15"/>
  </w:num>
  <w:num w:numId="6">
    <w:abstractNumId w:val="8"/>
  </w:num>
  <w:num w:numId="7">
    <w:abstractNumId w:val="14"/>
  </w:num>
  <w:num w:numId="8">
    <w:abstractNumId w:val="19"/>
  </w:num>
  <w:num w:numId="9">
    <w:abstractNumId w:val="17"/>
  </w:num>
  <w:num w:numId="10">
    <w:abstractNumId w:val="5"/>
  </w:num>
  <w:num w:numId="11">
    <w:abstractNumId w:val="12"/>
  </w:num>
  <w:num w:numId="12">
    <w:abstractNumId w:val="0"/>
  </w:num>
  <w:num w:numId="13">
    <w:abstractNumId w:val="11"/>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abstractNumId w:val="11"/>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abstractNumId w:val="11"/>
  </w:num>
  <w:num w:numId="16">
    <w:abstractNumId w:val="11"/>
  </w:num>
  <w:num w:numId="17">
    <w:abstractNumId w:val="3"/>
  </w:num>
  <w:num w:numId="18">
    <w:abstractNumId w:val="13"/>
  </w:num>
  <w:num w:numId="19">
    <w:abstractNumId w:val="18"/>
  </w:num>
  <w:num w:numId="20">
    <w:abstractNumId w:val="11"/>
  </w:num>
  <w:num w:numId="21">
    <w:abstractNumId w:val="2"/>
  </w:num>
  <w:num w:numId="22">
    <w:abstractNumId w:val="7"/>
  </w:num>
  <w:num w:numId="23">
    <w:abstractNumId w:val="10"/>
  </w:num>
  <w:num w:numId="24">
    <w:abstractNumId w:val="4"/>
  </w:num>
  <w:num w:numId="25">
    <w:abstractNumId w:val="6"/>
  </w:num>
  <w:num w:numId="26">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78"/>
    <w:rsid w:val="00002FFE"/>
    <w:rsid w:val="00076056"/>
    <w:rsid w:val="00086522"/>
    <w:rsid w:val="000C0AC4"/>
    <w:rsid w:val="000E3222"/>
    <w:rsid w:val="000F1176"/>
    <w:rsid w:val="00116A50"/>
    <w:rsid w:val="00123CC7"/>
    <w:rsid w:val="001A51A5"/>
    <w:rsid w:val="001D5F71"/>
    <w:rsid w:val="001E0793"/>
    <w:rsid w:val="0025542F"/>
    <w:rsid w:val="00261947"/>
    <w:rsid w:val="002736FE"/>
    <w:rsid w:val="002B4E05"/>
    <w:rsid w:val="00302C35"/>
    <w:rsid w:val="00331DB5"/>
    <w:rsid w:val="003820E3"/>
    <w:rsid w:val="003A78AF"/>
    <w:rsid w:val="00422691"/>
    <w:rsid w:val="004349AB"/>
    <w:rsid w:val="004551F0"/>
    <w:rsid w:val="0046609A"/>
    <w:rsid w:val="00504C87"/>
    <w:rsid w:val="00567164"/>
    <w:rsid w:val="005C08CF"/>
    <w:rsid w:val="0060109B"/>
    <w:rsid w:val="00615687"/>
    <w:rsid w:val="0062175D"/>
    <w:rsid w:val="00627D18"/>
    <w:rsid w:val="006338ED"/>
    <w:rsid w:val="00666DAB"/>
    <w:rsid w:val="00686D66"/>
    <w:rsid w:val="006B5759"/>
    <w:rsid w:val="006F7769"/>
    <w:rsid w:val="00705373"/>
    <w:rsid w:val="0078112D"/>
    <w:rsid w:val="007830C2"/>
    <w:rsid w:val="007B65B1"/>
    <w:rsid w:val="007C1754"/>
    <w:rsid w:val="00834235"/>
    <w:rsid w:val="008576E2"/>
    <w:rsid w:val="00871424"/>
    <w:rsid w:val="008A7A78"/>
    <w:rsid w:val="00901260"/>
    <w:rsid w:val="00923174"/>
    <w:rsid w:val="0098076F"/>
    <w:rsid w:val="009C05EF"/>
    <w:rsid w:val="009C5CDB"/>
    <w:rsid w:val="009C6BBE"/>
    <w:rsid w:val="00A00FC7"/>
    <w:rsid w:val="00A063CB"/>
    <w:rsid w:val="00A74DFE"/>
    <w:rsid w:val="00A83A8A"/>
    <w:rsid w:val="00A912D9"/>
    <w:rsid w:val="00AE1C40"/>
    <w:rsid w:val="00AF6FC5"/>
    <w:rsid w:val="00AF7DD2"/>
    <w:rsid w:val="00B55DC3"/>
    <w:rsid w:val="00B80691"/>
    <w:rsid w:val="00C306EC"/>
    <w:rsid w:val="00C62106"/>
    <w:rsid w:val="00C96215"/>
    <w:rsid w:val="00D468C2"/>
    <w:rsid w:val="00D573CB"/>
    <w:rsid w:val="00D63F95"/>
    <w:rsid w:val="00D91F53"/>
    <w:rsid w:val="00DB7393"/>
    <w:rsid w:val="00DC41FC"/>
    <w:rsid w:val="00DE7188"/>
    <w:rsid w:val="00E25466"/>
    <w:rsid w:val="00E30D7D"/>
    <w:rsid w:val="00E5537F"/>
    <w:rsid w:val="00EA66BD"/>
    <w:rsid w:val="00F02ACF"/>
    <w:rsid w:val="00F366B0"/>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energymonitor.org/creative-commons-public-license/" TargetMode="External"/><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mailto:mishkat.haider.chowdhury@vub.b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ruth.vandeputte@vub.b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mailto:jorrit.jules.vander.mynsbrugge@vub.b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39FDA-3139-4D3D-B31D-D4F8CA0A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14</Pages>
  <Words>2802</Words>
  <Characters>15414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Jorrit Vander Mynsbrugge</cp:lastModifiedBy>
  <cp:revision>44</cp:revision>
  <dcterms:created xsi:type="dcterms:W3CDTF">2024-03-18T20:49:00Z</dcterms:created>
  <dcterms:modified xsi:type="dcterms:W3CDTF">2024-05-23T07:20:00Z</dcterms:modified>
</cp:coreProperties>
</file>